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DE6" w:rsidRPr="00870DE6" w:rsidRDefault="00870DE6" w:rsidP="00880B6D">
      <w:pPr>
        <w:spacing w:after="160"/>
        <w:ind w:firstLine="709"/>
        <w:jc w:val="center"/>
        <w:rPr>
          <w:rFonts w:ascii="Times New Roman" w:eastAsia="Times New Roman" w:hAnsi="Times New Roman" w:cs="Times New Roman"/>
          <w:sz w:val="28"/>
          <w:szCs w:val="28"/>
          <w:lang w:val="en-US"/>
        </w:rPr>
      </w:pPr>
      <w:r w:rsidRPr="00870DE6">
        <w:rPr>
          <w:rFonts w:ascii="Times New Roman" w:eastAsia="Times New Roman" w:hAnsi="Times New Roman" w:cs="Times New Roman"/>
          <w:b/>
          <w:bCs/>
          <w:sz w:val="28"/>
          <w:szCs w:val="28"/>
          <w:lang w:val="en-US"/>
        </w:rPr>
        <w:t>MUNDARIJA</w:t>
      </w:r>
    </w:p>
    <w:p w:rsidR="00EC1288" w:rsidRPr="00870DE6" w:rsidRDefault="00870DE6" w:rsidP="00880B6D">
      <w:pPr>
        <w:tabs>
          <w:tab w:val="right" w:leader="dot" w:pos="8500"/>
        </w:tabs>
        <w:spacing w:after="160"/>
        <w:ind w:firstLine="709"/>
        <w:rPr>
          <w:rFonts w:ascii="Times New Roman" w:eastAsia="Times New Roman" w:hAnsi="Times New Roman" w:cs="Times New Roman"/>
          <w:sz w:val="28"/>
          <w:szCs w:val="28"/>
          <w:lang w:val="en-US"/>
        </w:rPr>
      </w:pPr>
      <w:r w:rsidRPr="00870DE6">
        <w:rPr>
          <w:rFonts w:ascii="Times New Roman" w:eastAsia="Times New Roman" w:hAnsi="Times New Roman" w:cs="Times New Roman"/>
          <w:b/>
          <w:bCs/>
          <w:sz w:val="28"/>
          <w:szCs w:val="28"/>
          <w:lang w:val="en-US"/>
        </w:rPr>
        <w:t>KIRISH</w:t>
      </w:r>
      <w:r w:rsidRPr="00870DE6">
        <w:rPr>
          <w:rFonts w:ascii="Times New Roman" w:eastAsia="Times New Roman" w:hAnsi="Times New Roman" w:cs="Times New Roman"/>
          <w:sz w:val="28"/>
          <w:szCs w:val="28"/>
          <w:lang w:val="en-US"/>
        </w:rPr>
        <w:tab/>
      </w:r>
      <w:r w:rsidR="00B032ED">
        <w:rPr>
          <w:rFonts w:ascii="Times New Roman" w:eastAsia="Times New Roman" w:hAnsi="Times New Roman" w:cs="Times New Roman"/>
          <w:sz w:val="28"/>
          <w:szCs w:val="28"/>
          <w:lang w:val="en-US"/>
        </w:rPr>
        <w:t>………………………………………………………………...</w:t>
      </w:r>
      <w:r w:rsidR="00975B35">
        <w:rPr>
          <w:rFonts w:ascii="Times New Roman" w:eastAsia="Times New Roman" w:hAnsi="Times New Roman" w:cs="Times New Roman"/>
          <w:sz w:val="28"/>
          <w:szCs w:val="28"/>
          <w:lang w:val="en-US"/>
        </w:rPr>
        <w:t>...</w:t>
      </w:r>
      <w:r w:rsidR="00244BCF">
        <w:rPr>
          <w:rFonts w:ascii="Times New Roman" w:eastAsia="Times New Roman" w:hAnsi="Times New Roman" w:cs="Times New Roman"/>
          <w:sz w:val="28"/>
          <w:szCs w:val="28"/>
          <w:lang w:val="en-US"/>
        </w:rPr>
        <w:t>.</w:t>
      </w:r>
      <w:r w:rsidR="00EC7F55">
        <w:rPr>
          <w:rFonts w:ascii="Times New Roman" w:eastAsia="Times New Roman" w:hAnsi="Times New Roman" w:cs="Times New Roman"/>
          <w:sz w:val="28"/>
          <w:szCs w:val="28"/>
          <w:lang w:val="en-US"/>
        </w:rPr>
        <w:t>.</w:t>
      </w:r>
      <w:r w:rsidR="00EC1288">
        <w:rPr>
          <w:rFonts w:ascii="Times New Roman" w:eastAsia="Times New Roman" w:hAnsi="Times New Roman" w:cs="Times New Roman"/>
          <w:sz w:val="28"/>
          <w:szCs w:val="28"/>
          <w:lang w:val="en-US"/>
        </w:rPr>
        <w:t>8</w:t>
      </w:r>
    </w:p>
    <w:p w:rsidR="00BE4399" w:rsidRDefault="00870DE6" w:rsidP="00BE4399">
      <w:pPr>
        <w:tabs>
          <w:tab w:val="right" w:leader="dot" w:pos="8500"/>
        </w:tabs>
        <w:spacing w:after="160"/>
        <w:ind w:firstLine="709"/>
        <w:rPr>
          <w:rFonts w:ascii="Times New Roman" w:eastAsia="Times New Roman" w:hAnsi="Times New Roman" w:cs="Times New Roman"/>
          <w:sz w:val="28"/>
          <w:szCs w:val="28"/>
          <w:lang w:val="en-US"/>
        </w:rPr>
      </w:pPr>
      <w:r w:rsidRPr="00870DE6">
        <w:rPr>
          <w:rFonts w:ascii="Times New Roman" w:eastAsia="Times New Roman" w:hAnsi="Times New Roman" w:cs="Times New Roman"/>
          <w:b/>
          <w:bCs/>
          <w:sz w:val="28"/>
          <w:szCs w:val="28"/>
          <w:lang w:val="en-US"/>
        </w:rPr>
        <w:t>I BOB. BUXORODA ZIYORAT TURIZMINING SHAKLLANISHI VA RIVOJLANISHI, UNING TARIXIY ASOSLARI</w:t>
      </w:r>
      <w:r w:rsidRPr="00870DE6">
        <w:rPr>
          <w:rFonts w:ascii="Times New Roman" w:eastAsia="Times New Roman" w:hAnsi="Times New Roman" w:cs="Times New Roman"/>
          <w:sz w:val="28"/>
          <w:szCs w:val="28"/>
          <w:lang w:val="en-US"/>
        </w:rPr>
        <w:tab/>
      </w:r>
      <w:r w:rsidR="00975B35">
        <w:rPr>
          <w:rFonts w:ascii="Times New Roman" w:eastAsia="Times New Roman" w:hAnsi="Times New Roman" w:cs="Times New Roman"/>
          <w:sz w:val="28"/>
          <w:szCs w:val="28"/>
          <w:lang w:val="en-US"/>
        </w:rPr>
        <w:t>……………………….....</w:t>
      </w:r>
      <w:r w:rsidR="00EC7F55">
        <w:rPr>
          <w:rFonts w:ascii="Times New Roman" w:eastAsia="Times New Roman" w:hAnsi="Times New Roman" w:cs="Times New Roman"/>
          <w:sz w:val="28"/>
          <w:szCs w:val="28"/>
          <w:lang w:val="en-US"/>
        </w:rPr>
        <w:t>..</w:t>
      </w:r>
      <w:r w:rsidR="00975B35">
        <w:rPr>
          <w:rFonts w:ascii="Times New Roman" w:eastAsia="Times New Roman" w:hAnsi="Times New Roman" w:cs="Times New Roman"/>
          <w:sz w:val="28"/>
          <w:szCs w:val="28"/>
          <w:lang w:val="en-US"/>
        </w:rPr>
        <w:t>12</w:t>
      </w:r>
    </w:p>
    <w:p w:rsidR="00BE4399" w:rsidRDefault="00870DE6" w:rsidP="00BE4399">
      <w:pPr>
        <w:tabs>
          <w:tab w:val="right" w:leader="dot" w:pos="8500"/>
        </w:tabs>
        <w:spacing w:after="160"/>
        <w:ind w:firstLine="709"/>
        <w:rPr>
          <w:rFonts w:ascii="Times New Roman" w:eastAsia="Times New Roman" w:hAnsi="Times New Roman" w:cs="Times New Roman"/>
          <w:sz w:val="28"/>
          <w:szCs w:val="28"/>
          <w:lang w:val="en-US"/>
        </w:rPr>
      </w:pPr>
      <w:r w:rsidRPr="00870DE6">
        <w:rPr>
          <w:rFonts w:ascii="Times New Roman" w:eastAsia="Times New Roman" w:hAnsi="Times New Roman" w:cs="Times New Roman"/>
          <w:sz w:val="28"/>
          <w:szCs w:val="28"/>
          <w:lang w:val="en-US"/>
        </w:rPr>
        <w:t>1.1. Buxoroda turizm rivoji uchun yaratilgan shart-sharoitlar va imkoniyatlar, ziyorat markazi sifatidagi o'rni</w:t>
      </w:r>
      <w:r w:rsidRPr="00870DE6">
        <w:rPr>
          <w:rFonts w:ascii="Times New Roman" w:eastAsia="Times New Roman" w:hAnsi="Times New Roman" w:cs="Times New Roman"/>
          <w:sz w:val="28"/>
          <w:szCs w:val="28"/>
          <w:lang w:val="en-US"/>
        </w:rPr>
        <w:tab/>
      </w:r>
      <w:r w:rsidR="00B032ED">
        <w:rPr>
          <w:rFonts w:ascii="Times New Roman" w:eastAsia="Times New Roman" w:hAnsi="Times New Roman" w:cs="Times New Roman"/>
          <w:sz w:val="28"/>
          <w:szCs w:val="28"/>
          <w:lang w:val="en-US"/>
        </w:rPr>
        <w:t>………………………………………………</w:t>
      </w:r>
      <w:r w:rsidR="00975B35">
        <w:rPr>
          <w:rFonts w:ascii="Times New Roman" w:eastAsia="Times New Roman" w:hAnsi="Times New Roman" w:cs="Times New Roman"/>
          <w:sz w:val="28"/>
          <w:szCs w:val="28"/>
          <w:lang w:val="en-US"/>
        </w:rPr>
        <w:t>…</w:t>
      </w:r>
      <w:r w:rsidR="00EC7F55">
        <w:rPr>
          <w:rFonts w:ascii="Times New Roman" w:eastAsia="Times New Roman" w:hAnsi="Times New Roman" w:cs="Times New Roman"/>
          <w:sz w:val="28"/>
          <w:szCs w:val="28"/>
          <w:lang w:val="en-US"/>
        </w:rPr>
        <w:t>..</w:t>
      </w:r>
      <w:r w:rsidR="00B032ED">
        <w:rPr>
          <w:rFonts w:ascii="Times New Roman" w:eastAsia="Times New Roman" w:hAnsi="Times New Roman" w:cs="Times New Roman"/>
          <w:sz w:val="28"/>
          <w:szCs w:val="28"/>
          <w:lang w:val="en-US"/>
        </w:rPr>
        <w:t>12</w:t>
      </w:r>
    </w:p>
    <w:p w:rsidR="00870DE6" w:rsidRPr="00870DE6" w:rsidRDefault="00870DE6" w:rsidP="00BE4399">
      <w:pPr>
        <w:tabs>
          <w:tab w:val="right" w:leader="dot" w:pos="8500"/>
        </w:tabs>
        <w:spacing w:after="160"/>
        <w:ind w:firstLine="709"/>
        <w:rPr>
          <w:rFonts w:ascii="Times New Roman" w:eastAsia="Times New Roman" w:hAnsi="Times New Roman" w:cs="Times New Roman"/>
          <w:sz w:val="28"/>
          <w:szCs w:val="28"/>
          <w:lang w:val="en-US"/>
        </w:rPr>
      </w:pPr>
      <w:r w:rsidRPr="00870DE6">
        <w:rPr>
          <w:rFonts w:ascii="Times New Roman" w:eastAsia="Times New Roman" w:hAnsi="Times New Roman" w:cs="Times New Roman"/>
          <w:sz w:val="28"/>
          <w:szCs w:val="28"/>
          <w:lang w:val="en-US"/>
        </w:rPr>
        <w:t>1.2. Buxoroda ziyorat turizmining nazariy asoslari, manbaviy tahlili</w:t>
      </w:r>
      <w:r w:rsidRPr="00870DE6">
        <w:rPr>
          <w:rFonts w:ascii="Times New Roman" w:eastAsia="Times New Roman" w:hAnsi="Times New Roman" w:cs="Times New Roman"/>
          <w:sz w:val="28"/>
          <w:szCs w:val="28"/>
          <w:lang w:val="en-US"/>
        </w:rPr>
        <w:tab/>
      </w:r>
      <w:r w:rsidR="00B032ED">
        <w:rPr>
          <w:rFonts w:ascii="Times New Roman" w:eastAsia="Times New Roman" w:hAnsi="Times New Roman" w:cs="Times New Roman"/>
          <w:sz w:val="28"/>
          <w:szCs w:val="28"/>
          <w:lang w:val="en-US"/>
        </w:rPr>
        <w:t>…</w:t>
      </w:r>
      <w:r w:rsidR="00EC7F55">
        <w:rPr>
          <w:rFonts w:ascii="Times New Roman" w:eastAsia="Times New Roman" w:hAnsi="Times New Roman" w:cs="Times New Roman"/>
          <w:sz w:val="28"/>
          <w:szCs w:val="28"/>
          <w:lang w:val="en-US"/>
        </w:rPr>
        <w:t>…</w:t>
      </w:r>
      <w:r w:rsidR="00B032ED">
        <w:rPr>
          <w:rFonts w:ascii="Times New Roman" w:eastAsia="Times New Roman" w:hAnsi="Times New Roman" w:cs="Times New Roman"/>
          <w:sz w:val="28"/>
          <w:szCs w:val="28"/>
          <w:lang w:val="en-US"/>
        </w:rPr>
        <w:t>22</w:t>
      </w:r>
    </w:p>
    <w:p w:rsidR="00BE4399" w:rsidRDefault="00870DE6" w:rsidP="00BE4399">
      <w:pPr>
        <w:tabs>
          <w:tab w:val="right" w:leader="dot" w:pos="8500"/>
        </w:tabs>
        <w:spacing w:after="160"/>
        <w:ind w:firstLine="709"/>
        <w:rPr>
          <w:rFonts w:ascii="Times New Roman" w:eastAsia="Times New Roman" w:hAnsi="Times New Roman" w:cs="Times New Roman"/>
          <w:sz w:val="28"/>
          <w:szCs w:val="28"/>
          <w:lang w:val="en-US"/>
        </w:rPr>
      </w:pPr>
      <w:r w:rsidRPr="00870DE6">
        <w:rPr>
          <w:rFonts w:ascii="Times New Roman" w:eastAsia="Times New Roman" w:hAnsi="Times New Roman" w:cs="Times New Roman"/>
          <w:b/>
          <w:bCs/>
          <w:sz w:val="28"/>
          <w:szCs w:val="28"/>
          <w:lang w:val="en-US"/>
        </w:rPr>
        <w:t>II BOB. 2000–2025-YILLARDA BUXORODA ZIYORAT TURIZMINI RIVOJLANTIRISH BOSQICHLARI VA ZAMONAVIYLIK</w:t>
      </w:r>
      <w:r w:rsidRPr="00870DE6">
        <w:rPr>
          <w:rFonts w:ascii="Times New Roman" w:eastAsia="Times New Roman" w:hAnsi="Times New Roman" w:cs="Times New Roman"/>
          <w:sz w:val="28"/>
          <w:szCs w:val="28"/>
          <w:lang w:val="en-US"/>
        </w:rPr>
        <w:tab/>
      </w:r>
      <w:r w:rsidR="00B032ED">
        <w:rPr>
          <w:rFonts w:ascii="Times New Roman" w:eastAsia="Times New Roman" w:hAnsi="Times New Roman" w:cs="Times New Roman"/>
          <w:sz w:val="28"/>
          <w:szCs w:val="28"/>
          <w:lang w:val="en-US"/>
        </w:rPr>
        <w:t>…………...</w:t>
      </w:r>
      <w:r w:rsidR="00EC7F55">
        <w:rPr>
          <w:rFonts w:ascii="Times New Roman" w:eastAsia="Times New Roman" w:hAnsi="Times New Roman" w:cs="Times New Roman"/>
          <w:sz w:val="28"/>
          <w:szCs w:val="28"/>
          <w:lang w:val="en-US"/>
        </w:rPr>
        <w:t>..</w:t>
      </w:r>
      <w:r w:rsidR="00244BCF">
        <w:rPr>
          <w:rFonts w:ascii="Times New Roman" w:eastAsia="Times New Roman" w:hAnsi="Times New Roman" w:cs="Times New Roman"/>
          <w:sz w:val="28"/>
          <w:szCs w:val="28"/>
          <w:lang w:val="en-US"/>
        </w:rPr>
        <w:t>.</w:t>
      </w:r>
      <w:r w:rsidR="00B032ED">
        <w:rPr>
          <w:rFonts w:ascii="Times New Roman" w:eastAsia="Times New Roman" w:hAnsi="Times New Roman" w:cs="Times New Roman"/>
          <w:sz w:val="28"/>
          <w:szCs w:val="28"/>
          <w:lang w:val="en-US"/>
        </w:rPr>
        <w:t>35</w:t>
      </w:r>
    </w:p>
    <w:p w:rsidR="00BE4399" w:rsidRDefault="00870DE6" w:rsidP="00BE4399">
      <w:pPr>
        <w:tabs>
          <w:tab w:val="right" w:leader="dot" w:pos="8500"/>
        </w:tabs>
        <w:spacing w:after="160"/>
        <w:ind w:firstLine="709"/>
        <w:rPr>
          <w:rFonts w:ascii="Times New Roman" w:eastAsia="Times New Roman" w:hAnsi="Times New Roman" w:cs="Times New Roman"/>
          <w:sz w:val="28"/>
          <w:szCs w:val="28"/>
          <w:lang w:val="en-US"/>
        </w:rPr>
      </w:pPr>
      <w:r w:rsidRPr="00870DE6">
        <w:rPr>
          <w:rFonts w:ascii="Times New Roman" w:eastAsia="Times New Roman" w:hAnsi="Times New Roman" w:cs="Times New Roman"/>
          <w:sz w:val="28"/>
          <w:szCs w:val="28"/>
          <w:lang w:val="en-US"/>
        </w:rPr>
        <w:t>2.1. 2000–2025-yillarda ziyorat turizmni tiklash jarayonlari, infratuzilmasi</w:t>
      </w:r>
      <w:r w:rsidR="0029665D">
        <w:rPr>
          <w:rFonts w:ascii="Times New Roman" w:eastAsia="Times New Roman" w:hAnsi="Times New Roman" w:cs="Times New Roman"/>
          <w:sz w:val="28"/>
          <w:szCs w:val="28"/>
          <w:lang w:val="en-US"/>
        </w:rPr>
        <w:t>…………………………………………………………………</w:t>
      </w:r>
      <w:r w:rsidR="00EC7F55">
        <w:rPr>
          <w:rFonts w:ascii="Times New Roman" w:eastAsia="Times New Roman" w:hAnsi="Times New Roman" w:cs="Times New Roman"/>
          <w:sz w:val="28"/>
          <w:szCs w:val="28"/>
          <w:lang w:val="en-US"/>
        </w:rPr>
        <w:t>…</w:t>
      </w:r>
      <w:r w:rsidR="00244BCF">
        <w:rPr>
          <w:rFonts w:ascii="Times New Roman" w:eastAsia="Times New Roman" w:hAnsi="Times New Roman" w:cs="Times New Roman"/>
          <w:sz w:val="28"/>
          <w:szCs w:val="28"/>
          <w:lang w:val="en-US"/>
        </w:rPr>
        <w:t>.</w:t>
      </w:r>
      <w:r w:rsidR="0029665D">
        <w:rPr>
          <w:rFonts w:ascii="Times New Roman" w:eastAsia="Times New Roman" w:hAnsi="Times New Roman" w:cs="Times New Roman"/>
          <w:sz w:val="28"/>
          <w:szCs w:val="28"/>
          <w:lang w:val="en-US"/>
        </w:rPr>
        <w:t>35</w:t>
      </w:r>
      <w:r w:rsidRPr="00870DE6">
        <w:rPr>
          <w:rFonts w:ascii="Times New Roman" w:eastAsia="Times New Roman" w:hAnsi="Times New Roman" w:cs="Times New Roman"/>
          <w:sz w:val="28"/>
          <w:szCs w:val="28"/>
          <w:lang w:val="en-US"/>
        </w:rPr>
        <w:tab/>
      </w:r>
    </w:p>
    <w:p w:rsidR="00870DE6" w:rsidRPr="00870DE6" w:rsidRDefault="00870DE6" w:rsidP="00BE4399">
      <w:pPr>
        <w:tabs>
          <w:tab w:val="right" w:leader="dot" w:pos="8500"/>
        </w:tabs>
        <w:spacing w:after="160"/>
        <w:ind w:firstLine="709"/>
        <w:rPr>
          <w:rFonts w:ascii="Times New Roman" w:eastAsia="Times New Roman" w:hAnsi="Times New Roman" w:cs="Times New Roman"/>
          <w:sz w:val="28"/>
          <w:szCs w:val="28"/>
          <w:lang w:val="en-US"/>
        </w:rPr>
      </w:pPr>
      <w:r w:rsidRPr="00870DE6">
        <w:rPr>
          <w:rFonts w:ascii="Times New Roman" w:eastAsia="Times New Roman" w:hAnsi="Times New Roman" w:cs="Times New Roman"/>
          <w:sz w:val="28"/>
          <w:szCs w:val="28"/>
          <w:lang w:val="en-US"/>
        </w:rPr>
        <w:t>2.2. Xalqaro hamkorlik ishlari, ijtimoiy-iqtisodiy ahamiyati, muammolar va istiqbollar</w:t>
      </w:r>
      <w:r w:rsidRPr="00870DE6">
        <w:rPr>
          <w:rFonts w:ascii="Times New Roman" w:eastAsia="Times New Roman" w:hAnsi="Times New Roman" w:cs="Times New Roman"/>
          <w:sz w:val="28"/>
          <w:szCs w:val="28"/>
          <w:lang w:val="en-US"/>
        </w:rPr>
        <w:tab/>
      </w:r>
      <w:r w:rsidR="0029665D">
        <w:rPr>
          <w:rFonts w:ascii="Times New Roman" w:eastAsia="Times New Roman" w:hAnsi="Times New Roman" w:cs="Times New Roman"/>
          <w:sz w:val="28"/>
          <w:szCs w:val="28"/>
          <w:lang w:val="en-US"/>
        </w:rPr>
        <w:t>………………………………………………………………………</w:t>
      </w:r>
      <w:r w:rsidR="00EC7F55">
        <w:rPr>
          <w:rFonts w:ascii="Times New Roman" w:eastAsia="Times New Roman" w:hAnsi="Times New Roman" w:cs="Times New Roman"/>
          <w:sz w:val="28"/>
          <w:szCs w:val="28"/>
          <w:lang w:val="en-US"/>
        </w:rPr>
        <w:t>.</w:t>
      </w:r>
      <w:r w:rsidR="00244BCF">
        <w:rPr>
          <w:rFonts w:ascii="Times New Roman" w:eastAsia="Times New Roman" w:hAnsi="Times New Roman" w:cs="Times New Roman"/>
          <w:sz w:val="28"/>
          <w:szCs w:val="28"/>
          <w:lang w:val="en-US"/>
        </w:rPr>
        <w:t>...</w:t>
      </w:r>
      <w:r w:rsidR="0029665D">
        <w:rPr>
          <w:rFonts w:ascii="Times New Roman" w:eastAsia="Times New Roman" w:hAnsi="Times New Roman" w:cs="Times New Roman"/>
          <w:sz w:val="28"/>
          <w:szCs w:val="28"/>
          <w:lang w:val="en-US"/>
        </w:rPr>
        <w:t>44</w:t>
      </w:r>
    </w:p>
    <w:p w:rsidR="005078AB" w:rsidRDefault="005078AB" w:rsidP="00880B6D">
      <w:pPr>
        <w:tabs>
          <w:tab w:val="right" w:leader="dot" w:pos="8500"/>
        </w:tabs>
        <w:spacing w:after="160"/>
        <w:ind w:firstLine="709"/>
        <w:rPr>
          <w:rFonts w:ascii="Times New Roman" w:eastAsia="Times New Roman" w:hAnsi="Times New Roman" w:cs="Times New Roman"/>
          <w:b/>
          <w:bCs/>
          <w:sz w:val="28"/>
          <w:szCs w:val="28"/>
          <w:lang w:val="en-US"/>
        </w:rPr>
      </w:pPr>
      <w:r w:rsidRPr="00870DE6">
        <w:rPr>
          <w:rFonts w:ascii="Times New Roman" w:eastAsia="Times New Roman" w:hAnsi="Times New Roman" w:cs="Times New Roman"/>
          <w:b/>
          <w:bCs/>
          <w:sz w:val="28"/>
          <w:szCs w:val="28"/>
          <w:lang w:val="en-US"/>
        </w:rPr>
        <w:t>TAKLIFLAR VA TAVSIYALAR</w:t>
      </w:r>
      <w:r w:rsidRPr="00870DE6">
        <w:rPr>
          <w:rFonts w:ascii="Times New Roman" w:eastAsia="Times New Roman" w:hAnsi="Times New Roman" w:cs="Times New Roman"/>
          <w:sz w:val="28"/>
          <w:szCs w:val="28"/>
          <w:lang w:val="en-US"/>
        </w:rPr>
        <w:tab/>
      </w:r>
      <w:r>
        <w:rPr>
          <w:rFonts w:ascii="Times New Roman" w:eastAsia="Times New Roman" w:hAnsi="Times New Roman" w:cs="Times New Roman"/>
          <w:sz w:val="28"/>
          <w:szCs w:val="28"/>
          <w:lang w:val="en-US"/>
        </w:rPr>
        <w:t>……………………………………</w:t>
      </w:r>
      <w:r w:rsidR="00244BCF">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56</w:t>
      </w:r>
    </w:p>
    <w:p w:rsidR="00870DE6" w:rsidRPr="00870DE6" w:rsidRDefault="0019576F" w:rsidP="00880B6D">
      <w:pPr>
        <w:tabs>
          <w:tab w:val="right" w:leader="dot" w:pos="8500"/>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XUL</w:t>
      </w:r>
      <w:r w:rsidR="00870DE6" w:rsidRPr="00870DE6">
        <w:rPr>
          <w:rFonts w:ascii="Times New Roman" w:eastAsia="Times New Roman" w:hAnsi="Times New Roman" w:cs="Times New Roman"/>
          <w:b/>
          <w:bCs/>
          <w:sz w:val="28"/>
          <w:szCs w:val="28"/>
          <w:lang w:val="en-US"/>
        </w:rPr>
        <w:t>OSA</w:t>
      </w:r>
      <w:r w:rsidR="005078AB">
        <w:rPr>
          <w:rFonts w:ascii="Times New Roman" w:eastAsia="Times New Roman" w:hAnsi="Times New Roman" w:cs="Times New Roman"/>
          <w:sz w:val="28"/>
          <w:szCs w:val="28"/>
          <w:lang w:val="en-US"/>
        </w:rPr>
        <w:tab/>
        <w:t>………………………………………………………………</w:t>
      </w:r>
      <w:r w:rsidR="00244BCF">
        <w:rPr>
          <w:rFonts w:ascii="Times New Roman" w:eastAsia="Times New Roman" w:hAnsi="Times New Roman" w:cs="Times New Roman"/>
          <w:sz w:val="28"/>
          <w:szCs w:val="28"/>
          <w:lang w:val="en-US"/>
        </w:rPr>
        <w:t>….</w:t>
      </w:r>
      <w:r w:rsidR="005078AB">
        <w:rPr>
          <w:rFonts w:ascii="Times New Roman" w:eastAsia="Times New Roman" w:hAnsi="Times New Roman" w:cs="Times New Roman"/>
          <w:sz w:val="28"/>
          <w:szCs w:val="28"/>
          <w:lang w:val="en-US"/>
        </w:rPr>
        <w:t>60</w:t>
      </w:r>
    </w:p>
    <w:p w:rsidR="00870DE6" w:rsidRPr="00870DE6" w:rsidRDefault="005078AB" w:rsidP="00880B6D">
      <w:pPr>
        <w:tabs>
          <w:tab w:val="right" w:leader="dot" w:pos="8500"/>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FOYDALANILGAN ADABIYOTLAR RO’</w:t>
      </w:r>
      <w:r w:rsidR="00870DE6" w:rsidRPr="00870DE6">
        <w:rPr>
          <w:rFonts w:ascii="Times New Roman" w:eastAsia="Times New Roman" w:hAnsi="Times New Roman" w:cs="Times New Roman"/>
          <w:b/>
          <w:bCs/>
          <w:sz w:val="28"/>
          <w:szCs w:val="28"/>
          <w:lang w:val="en-US"/>
        </w:rPr>
        <w:t>YXATI</w:t>
      </w:r>
      <w:r w:rsidR="00870DE6" w:rsidRPr="00870DE6">
        <w:rPr>
          <w:rFonts w:ascii="Times New Roman" w:eastAsia="Times New Roman" w:hAnsi="Times New Roman" w:cs="Times New Roman"/>
          <w:sz w:val="28"/>
          <w:szCs w:val="28"/>
          <w:lang w:val="en-US"/>
        </w:rPr>
        <w:tab/>
      </w:r>
      <w:r w:rsidR="00B01E34">
        <w:rPr>
          <w:rFonts w:ascii="Times New Roman" w:eastAsia="Times New Roman" w:hAnsi="Times New Roman" w:cs="Times New Roman"/>
          <w:sz w:val="28"/>
          <w:szCs w:val="28"/>
          <w:lang w:val="en-US"/>
        </w:rPr>
        <w:t>………………</w:t>
      </w:r>
      <w:r w:rsidR="00244BCF">
        <w:rPr>
          <w:rFonts w:ascii="Times New Roman" w:eastAsia="Times New Roman" w:hAnsi="Times New Roman" w:cs="Times New Roman"/>
          <w:sz w:val="28"/>
          <w:szCs w:val="28"/>
          <w:lang w:val="en-US"/>
        </w:rPr>
        <w:t>….</w:t>
      </w:r>
      <w:r w:rsidR="00D914D4">
        <w:rPr>
          <w:rFonts w:ascii="Times New Roman" w:eastAsia="Times New Roman" w:hAnsi="Times New Roman" w:cs="Times New Roman"/>
          <w:sz w:val="28"/>
          <w:szCs w:val="28"/>
          <w:lang w:val="en-US"/>
        </w:rPr>
        <w:t>.</w:t>
      </w:r>
      <w:r w:rsidR="00B01E34">
        <w:rPr>
          <w:rFonts w:ascii="Times New Roman" w:eastAsia="Times New Roman" w:hAnsi="Times New Roman" w:cs="Times New Roman"/>
          <w:sz w:val="28"/>
          <w:szCs w:val="28"/>
          <w:lang w:val="en-US"/>
        </w:rPr>
        <w:t>62</w:t>
      </w:r>
    </w:p>
    <w:p w:rsidR="00870DE6" w:rsidRPr="00870DE6" w:rsidRDefault="00870DE6" w:rsidP="00880B6D">
      <w:pPr>
        <w:tabs>
          <w:tab w:val="right" w:leader="dot" w:pos="8500"/>
        </w:tabs>
        <w:spacing w:after="160"/>
        <w:ind w:firstLine="709"/>
        <w:rPr>
          <w:rFonts w:ascii="Times New Roman" w:eastAsia="Times New Roman" w:hAnsi="Times New Roman" w:cs="Times New Roman"/>
          <w:sz w:val="28"/>
          <w:szCs w:val="28"/>
          <w:lang w:val="en-US"/>
        </w:rPr>
      </w:pPr>
      <w:r w:rsidRPr="00870DE6">
        <w:rPr>
          <w:rFonts w:ascii="Times New Roman" w:eastAsia="Times New Roman" w:hAnsi="Times New Roman" w:cs="Times New Roman"/>
          <w:b/>
          <w:bCs/>
          <w:sz w:val="28"/>
          <w:szCs w:val="28"/>
          <w:lang w:val="en-US"/>
        </w:rPr>
        <w:t>ILOVALAR</w:t>
      </w:r>
      <w:r w:rsidRPr="00870DE6">
        <w:rPr>
          <w:rFonts w:ascii="Times New Roman" w:eastAsia="Times New Roman" w:hAnsi="Times New Roman" w:cs="Times New Roman"/>
          <w:sz w:val="28"/>
          <w:szCs w:val="28"/>
          <w:lang w:val="en-US"/>
        </w:rPr>
        <w:tab/>
      </w:r>
      <w:r w:rsidR="00B01E34">
        <w:rPr>
          <w:rFonts w:ascii="Times New Roman" w:eastAsia="Times New Roman" w:hAnsi="Times New Roman" w:cs="Times New Roman"/>
          <w:sz w:val="28"/>
          <w:szCs w:val="28"/>
          <w:lang w:val="en-US"/>
        </w:rPr>
        <w:t>……………………………………………………………</w:t>
      </w:r>
      <w:r w:rsidR="00D914D4">
        <w:rPr>
          <w:rFonts w:ascii="Times New Roman" w:eastAsia="Times New Roman" w:hAnsi="Times New Roman" w:cs="Times New Roman"/>
          <w:sz w:val="28"/>
          <w:szCs w:val="28"/>
          <w:lang w:val="en-US"/>
        </w:rPr>
        <w:t>…</w:t>
      </w:r>
      <w:r w:rsidR="00B01E34">
        <w:rPr>
          <w:rFonts w:ascii="Times New Roman" w:eastAsia="Times New Roman" w:hAnsi="Times New Roman" w:cs="Times New Roman"/>
          <w:sz w:val="28"/>
          <w:szCs w:val="28"/>
          <w:lang w:val="en-US"/>
        </w:rPr>
        <w:t>66</w:t>
      </w:r>
    </w:p>
    <w:p w:rsidR="00870DE6" w:rsidRPr="003E24A1" w:rsidRDefault="00870DE6">
      <w:pPr>
        <w:rPr>
          <w:rFonts w:ascii="Times New Roman" w:eastAsia="Times New Roman" w:hAnsi="Times New Roman" w:cs="Times New Roman"/>
          <w:b/>
          <w:sz w:val="28"/>
          <w:szCs w:val="28"/>
          <w:lang w:val="en-US" w:eastAsia="ru-RU"/>
        </w:rPr>
      </w:pPr>
    </w:p>
    <w:p w:rsidR="00870DE6" w:rsidRPr="003E24A1" w:rsidRDefault="00870DE6">
      <w:pPr>
        <w:rPr>
          <w:rFonts w:ascii="Times New Roman" w:eastAsia="Times New Roman" w:hAnsi="Times New Roman" w:cs="Times New Roman"/>
          <w:b/>
          <w:sz w:val="28"/>
          <w:szCs w:val="28"/>
          <w:lang w:val="en-US" w:eastAsia="ru-RU"/>
        </w:rPr>
      </w:pPr>
      <w:r w:rsidRPr="003E24A1">
        <w:rPr>
          <w:rFonts w:ascii="Times New Roman" w:eastAsia="Times New Roman" w:hAnsi="Times New Roman" w:cs="Times New Roman"/>
          <w:b/>
          <w:sz w:val="28"/>
          <w:szCs w:val="28"/>
          <w:lang w:val="en-US" w:eastAsia="ru-RU"/>
        </w:rPr>
        <w:br w:type="page"/>
      </w:r>
    </w:p>
    <w:p w:rsidR="000E2386" w:rsidRPr="003E24A1" w:rsidRDefault="008E6652" w:rsidP="008E6652">
      <w:pPr>
        <w:tabs>
          <w:tab w:val="left" w:pos="0"/>
        </w:tabs>
        <w:spacing w:after="240"/>
        <w:ind w:right="142" w:firstLine="709"/>
        <w:jc w:val="center"/>
        <w:rPr>
          <w:rFonts w:ascii="Times New Roman" w:eastAsia="Times New Roman" w:hAnsi="Times New Roman" w:cs="Times New Roman"/>
          <w:b/>
          <w:sz w:val="28"/>
          <w:szCs w:val="28"/>
          <w:lang w:val="en-US" w:eastAsia="ru-RU"/>
        </w:rPr>
      </w:pPr>
      <w:r w:rsidRPr="003E24A1">
        <w:rPr>
          <w:rFonts w:ascii="Times New Roman" w:eastAsia="Times New Roman" w:hAnsi="Times New Roman" w:cs="Times New Roman"/>
          <w:b/>
          <w:sz w:val="28"/>
          <w:szCs w:val="28"/>
          <w:lang w:val="en-US" w:eastAsia="ru-RU"/>
        </w:rPr>
        <w:lastRenderedPageBreak/>
        <w:t>KIRISH</w:t>
      </w:r>
    </w:p>
    <w:p w:rsidR="000E2386" w:rsidRPr="00E00DFF" w:rsidRDefault="000E2386" w:rsidP="00F45937">
      <w:pPr>
        <w:tabs>
          <w:tab w:val="left" w:pos="0"/>
        </w:tabs>
        <w:ind w:right="142" w:firstLine="709"/>
        <w:rPr>
          <w:rFonts w:ascii="Times New Roman" w:eastAsia="Times New Roman" w:hAnsi="Times New Roman" w:cs="Times New Roman"/>
          <w:sz w:val="28"/>
          <w:szCs w:val="28"/>
          <w:lang w:val="en-US" w:eastAsia="ru-RU"/>
        </w:rPr>
      </w:pPr>
      <w:r>
        <w:rPr>
          <w:rFonts w:ascii="Times New Roman" w:eastAsia="Times New Roman" w:hAnsi="Times New Roman" w:cs="Times New Roman"/>
          <w:b/>
          <w:sz w:val="28"/>
          <w:szCs w:val="28"/>
          <w:lang w:val="en-US" w:eastAsia="ru-RU"/>
        </w:rPr>
        <w:t>Tadqiqot</w:t>
      </w:r>
      <w:r w:rsidRPr="003E24A1">
        <w:rPr>
          <w:rFonts w:ascii="Times New Roman" w:eastAsia="Times New Roman" w:hAnsi="Times New Roman" w:cs="Times New Roman"/>
          <w:b/>
          <w:sz w:val="28"/>
          <w:szCs w:val="28"/>
          <w:lang w:val="en-US" w:eastAsia="ru-RU"/>
        </w:rPr>
        <w:t xml:space="preserve"> </w:t>
      </w:r>
      <w:r>
        <w:rPr>
          <w:rFonts w:ascii="Times New Roman" w:eastAsia="Times New Roman" w:hAnsi="Times New Roman" w:cs="Times New Roman"/>
          <w:b/>
          <w:sz w:val="28"/>
          <w:szCs w:val="28"/>
          <w:lang w:val="en-US" w:eastAsia="ru-RU"/>
        </w:rPr>
        <w:t>mavzusining</w:t>
      </w:r>
      <w:r w:rsidRPr="003E24A1">
        <w:rPr>
          <w:rFonts w:ascii="Times New Roman" w:eastAsia="Times New Roman" w:hAnsi="Times New Roman" w:cs="Times New Roman"/>
          <w:b/>
          <w:sz w:val="28"/>
          <w:szCs w:val="28"/>
          <w:lang w:val="en-US" w:eastAsia="ru-RU"/>
        </w:rPr>
        <w:t xml:space="preserve"> </w:t>
      </w:r>
      <w:r>
        <w:rPr>
          <w:rFonts w:ascii="Times New Roman" w:eastAsia="Times New Roman" w:hAnsi="Times New Roman" w:cs="Times New Roman"/>
          <w:b/>
          <w:sz w:val="28"/>
          <w:szCs w:val="28"/>
          <w:lang w:val="en-US" w:eastAsia="ru-RU"/>
        </w:rPr>
        <w:t>dolzarbligi</w:t>
      </w:r>
      <w:r w:rsidRPr="003E24A1">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B</w:t>
      </w:r>
      <w:r w:rsidRPr="003E24A1">
        <w:rPr>
          <w:rFonts w:ascii="Times New Roman" w:eastAsia="Times New Roman" w:hAnsi="Times New Roman" w:cs="Times New Roman"/>
          <w:sz w:val="28"/>
          <w:szCs w:val="28"/>
          <w:lang w:val="en-US" w:eastAsia="ru-RU"/>
        </w:rPr>
        <w:t xml:space="preserve">ugungi kunda Buxoro </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zbekistonda turizmni rivojlantirish va uni jahonga tanitish b</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 xml:space="preserve">yicha yetakchi </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rinda yetakchilik qilayotgan b</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 xml:space="preserve">lsada uning bir qancha tarmoqlarini rivojlantirishda ham </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z hissasini q</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shib kelmoqda. Buxoroning ziyorat turizmi uning boy diniy madaniy merosi qadimiy obidalari buyuk allolmalari maqbaralari boy tarixiy arxeologik obyektlari bilan ham chambarchas bo</w:t>
      </w:r>
      <w:r w:rsidR="006D26F3" w:rsidRPr="003E24A1">
        <w:rPr>
          <w:rFonts w:ascii="Times New Roman" w:eastAsia="Times New Roman" w:hAnsi="Times New Roman" w:cs="Times New Roman"/>
          <w:sz w:val="28"/>
          <w:szCs w:val="28"/>
          <w:lang w:val="en-US" w:eastAsia="ru-RU"/>
        </w:rPr>
        <w:t>g‘</w:t>
      </w:r>
      <w:r w:rsidRPr="003E24A1">
        <w:rPr>
          <w:rFonts w:ascii="Times New Roman" w:eastAsia="Times New Roman" w:hAnsi="Times New Roman" w:cs="Times New Roman"/>
          <w:sz w:val="28"/>
          <w:szCs w:val="28"/>
          <w:lang w:val="en-US" w:eastAsia="ru-RU"/>
        </w:rPr>
        <w:t xml:space="preserve">liq holda </w:t>
      </w:r>
      <w:r w:rsidR="00AD03AA" w:rsidRPr="003E24A1">
        <w:rPr>
          <w:rFonts w:ascii="Times New Roman" w:eastAsia="Times New Roman" w:hAnsi="Times New Roman" w:cs="Times New Roman"/>
          <w:sz w:val="28"/>
          <w:szCs w:val="28"/>
          <w:lang w:val="en-US" w:eastAsia="ru-RU"/>
        </w:rPr>
        <w:t xml:space="preserve">taraqqiy etib kelmoqda. Chunki </w:t>
      </w:r>
      <w:r w:rsidR="00AD03AA">
        <w:rPr>
          <w:rFonts w:ascii="Times New Roman" w:eastAsia="Times New Roman" w:hAnsi="Times New Roman" w:cs="Times New Roman"/>
          <w:sz w:val="28"/>
          <w:szCs w:val="28"/>
          <w:lang w:val="en-US" w:eastAsia="ru-RU"/>
        </w:rPr>
        <w:t>B</w:t>
      </w:r>
      <w:r w:rsidR="004B73D9" w:rsidRPr="003E24A1">
        <w:rPr>
          <w:rFonts w:ascii="Times New Roman" w:eastAsia="Times New Roman" w:hAnsi="Times New Roman" w:cs="Times New Roman"/>
          <w:sz w:val="28"/>
          <w:szCs w:val="28"/>
          <w:lang w:val="en-US" w:eastAsia="ru-RU"/>
        </w:rPr>
        <w:t>uxoro azal</w:t>
      </w:r>
      <w:r w:rsidRPr="003E24A1">
        <w:rPr>
          <w:rFonts w:ascii="Times New Roman" w:eastAsia="Times New Roman" w:hAnsi="Times New Roman" w:cs="Times New Roman"/>
          <w:sz w:val="28"/>
          <w:szCs w:val="28"/>
          <w:lang w:val="en-US" w:eastAsia="ru-RU"/>
        </w:rPr>
        <w:t>-azaldan islom dini tasavvuf talimoti va ilm-fan markazi sifatida butun dunyoga mashhur b</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 xml:space="preserve">lgan. Shahar hududida Bahouddin Naqshband (Kogon tumanida) Abduxoliq </w:t>
      </w:r>
      <w:r w:rsidR="006D26F3" w:rsidRPr="003E24A1">
        <w:rPr>
          <w:rFonts w:ascii="Times New Roman" w:eastAsia="Times New Roman" w:hAnsi="Times New Roman" w:cs="Times New Roman"/>
          <w:sz w:val="28"/>
          <w:szCs w:val="28"/>
          <w:lang w:val="en-US" w:eastAsia="ru-RU"/>
        </w:rPr>
        <w:t>G‘</w:t>
      </w:r>
      <w:r w:rsidRPr="003E24A1">
        <w:rPr>
          <w:rFonts w:ascii="Times New Roman" w:eastAsia="Times New Roman" w:hAnsi="Times New Roman" w:cs="Times New Roman"/>
          <w:sz w:val="28"/>
          <w:szCs w:val="28"/>
          <w:lang w:val="en-US" w:eastAsia="ru-RU"/>
        </w:rPr>
        <w:t>ijduvoniy (</w:t>
      </w:r>
      <w:r w:rsidR="006D26F3" w:rsidRPr="003E24A1">
        <w:rPr>
          <w:rFonts w:ascii="Times New Roman" w:eastAsia="Times New Roman" w:hAnsi="Times New Roman" w:cs="Times New Roman"/>
          <w:sz w:val="28"/>
          <w:szCs w:val="28"/>
          <w:lang w:val="en-US" w:eastAsia="ru-RU"/>
        </w:rPr>
        <w:t>G‘</w:t>
      </w:r>
      <w:r w:rsidRPr="003E24A1">
        <w:rPr>
          <w:rFonts w:ascii="Times New Roman" w:eastAsia="Times New Roman" w:hAnsi="Times New Roman" w:cs="Times New Roman"/>
          <w:sz w:val="28"/>
          <w:szCs w:val="28"/>
          <w:lang w:val="en-US" w:eastAsia="ru-RU"/>
        </w:rPr>
        <w:t>ijduvon tumanida) kabi mutafakkirlarning ziyoratgohlari mavjud b</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 xml:space="preserve">lib, ular nafaqat mahalliy aholi, balki xalqaro ziyoratchilarni ham </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ziga jalb etib kelmoqda. Mavzuning dolzarbligi shundaki, 2000-2025-yillar davomida Buxoroda ziyorat turizmini rivojlantirishga katta e'tibor berilib, davlat siyosati darajasiga k</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tarildi. Ayniqsa Yetti Pir ziyoratgohi b</w:t>
      </w:r>
      <w:r w:rsidR="006D26F3" w:rsidRPr="003E24A1">
        <w:rPr>
          <w:rFonts w:ascii="Times New Roman" w:eastAsia="Times New Roman" w:hAnsi="Times New Roman" w:cs="Times New Roman"/>
          <w:sz w:val="28"/>
          <w:szCs w:val="28"/>
          <w:lang w:val="en-US" w:eastAsia="ru-RU"/>
        </w:rPr>
        <w:t>o‘</w:t>
      </w:r>
      <w:r w:rsidRPr="003E24A1">
        <w:rPr>
          <w:rFonts w:ascii="Times New Roman" w:eastAsia="Times New Roman" w:hAnsi="Times New Roman" w:cs="Times New Roman"/>
          <w:sz w:val="28"/>
          <w:szCs w:val="28"/>
          <w:lang w:val="en-US" w:eastAsia="ru-RU"/>
        </w:rPr>
        <w:t xml:space="preserve">yicha infratuzilma yaxshilanib, marshruti rivojlantirildi. </w:t>
      </w:r>
      <w:r w:rsidRPr="00E00DFF">
        <w:rPr>
          <w:rFonts w:ascii="Times New Roman" w:eastAsia="Times New Roman" w:hAnsi="Times New Roman" w:cs="Times New Roman"/>
          <w:sz w:val="28"/>
          <w:szCs w:val="28"/>
          <w:lang w:val="en-US" w:eastAsia="ru-RU"/>
        </w:rPr>
        <w:t>Xalqaro festivallar va forumlar tashkil etilib, sayohat qiluvchilar soni oshdi.</w:t>
      </w:r>
    </w:p>
    <w:p w:rsidR="000E2386" w:rsidRDefault="000E2386" w:rsidP="00F45937">
      <w:pPr>
        <w:tabs>
          <w:tab w:val="left" w:pos="0"/>
        </w:tabs>
        <w:ind w:right="142" w:firstLine="709"/>
        <w:rPr>
          <w:rFonts w:ascii="Times New Roman" w:hAnsi="Times New Roman" w:cs="Times New Roman"/>
          <w:sz w:val="28"/>
          <w:szCs w:val="28"/>
          <w:lang w:val="en-US"/>
        </w:rPr>
      </w:pPr>
      <w:r>
        <w:rPr>
          <w:rFonts w:ascii="Times New Roman" w:hAnsi="Times New Roman" w:cs="Times New Roman"/>
          <w:sz w:val="28"/>
          <w:szCs w:val="28"/>
          <w:lang w:val="en-US"/>
        </w:rPr>
        <w:t>Mamlakatimiz</w:t>
      </w:r>
      <w:r w:rsidRPr="00B22CBF">
        <w:rPr>
          <w:rFonts w:ascii="Times New Roman" w:hAnsi="Times New Roman" w:cs="Times New Roman"/>
          <w:sz w:val="28"/>
          <w:szCs w:val="28"/>
          <w:lang w:val="en-US"/>
        </w:rPr>
        <w:t xml:space="preserve"> 1991-</w:t>
      </w:r>
      <w:r>
        <w:rPr>
          <w:rFonts w:ascii="Times New Roman" w:hAnsi="Times New Roman" w:cs="Times New Roman"/>
          <w:sz w:val="28"/>
          <w:szCs w:val="28"/>
          <w:lang w:val="en-US"/>
        </w:rPr>
        <w:t>yil</w:t>
      </w:r>
      <w:r w:rsidRPr="00B22CBF">
        <w:rPr>
          <w:rFonts w:ascii="Times New Roman" w:hAnsi="Times New Roman" w:cs="Times New Roman"/>
          <w:sz w:val="28"/>
          <w:szCs w:val="28"/>
          <w:lang w:val="en-US"/>
        </w:rPr>
        <w:t xml:space="preserve"> 31-</w:t>
      </w:r>
      <w:r>
        <w:rPr>
          <w:rFonts w:ascii="Times New Roman" w:hAnsi="Times New Roman" w:cs="Times New Roman"/>
          <w:sz w:val="28"/>
          <w:szCs w:val="28"/>
          <w:lang w:val="en-US"/>
        </w:rPr>
        <w:t>avgustda</w:t>
      </w:r>
      <w:r w:rsidRPr="00B22CBF">
        <w:rPr>
          <w:rFonts w:ascii="Times New Roman" w:hAnsi="Times New Roman" w:cs="Times New Roman"/>
          <w:sz w:val="28"/>
          <w:szCs w:val="28"/>
          <w:lang w:val="en-US"/>
        </w:rPr>
        <w:t xml:space="preserve"> </w:t>
      </w:r>
      <w:r w:rsidR="006D26F3">
        <w:rPr>
          <w:rFonts w:ascii="Times New Roman" w:hAnsi="Times New Roman" w:cs="Times New Roman"/>
          <w:sz w:val="28"/>
          <w:szCs w:val="28"/>
          <w:lang w:val="en-US"/>
        </w:rPr>
        <w:t>o‘</w:t>
      </w:r>
      <w:r>
        <w:rPr>
          <w:rFonts w:ascii="Times New Roman" w:hAnsi="Times New Roman" w:cs="Times New Roman"/>
          <w:sz w:val="28"/>
          <w:szCs w:val="28"/>
          <w:lang w:val="en-US"/>
        </w:rPr>
        <w:t>z</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mustaqilligini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q</w:t>
      </w:r>
      <w:r w:rsidR="006D26F3">
        <w:rPr>
          <w:rFonts w:ascii="Times New Roman" w:hAnsi="Times New Roman" w:cs="Times New Roman"/>
          <w:sz w:val="28"/>
          <w:szCs w:val="28"/>
          <w:lang w:val="en-US"/>
        </w:rPr>
        <w:t>o‘</w:t>
      </w:r>
      <w:r>
        <w:rPr>
          <w:rFonts w:ascii="Times New Roman" w:hAnsi="Times New Roman" w:cs="Times New Roman"/>
          <w:sz w:val="28"/>
          <w:szCs w:val="28"/>
          <w:lang w:val="en-US"/>
        </w:rPr>
        <w:t>lga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kiritadi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Mustaqilligimizning</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dastlabki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kunlaridayoq</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birinchi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prezidentimiz</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Islom</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Abdu</w:t>
      </w:r>
      <w:r w:rsidR="006D26F3">
        <w:rPr>
          <w:rFonts w:ascii="Times New Roman" w:hAnsi="Times New Roman" w:cs="Times New Roman"/>
          <w:sz w:val="28"/>
          <w:szCs w:val="28"/>
          <w:lang w:val="en-US"/>
        </w:rPr>
        <w:t>g‘</w:t>
      </w:r>
      <w:r>
        <w:rPr>
          <w:rFonts w:ascii="Times New Roman" w:hAnsi="Times New Roman" w:cs="Times New Roman"/>
          <w:sz w:val="28"/>
          <w:szCs w:val="28"/>
          <w:lang w:val="en-US"/>
        </w:rPr>
        <w:t>aniyevich</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Karimov</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tomonlaridan</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ta</w:t>
      </w:r>
      <w:r w:rsidRPr="00B22CBF">
        <w:rPr>
          <w:rFonts w:ascii="Times New Roman" w:hAnsi="Times New Roman" w:cs="Times New Roman"/>
          <w:sz w:val="28"/>
          <w:szCs w:val="28"/>
          <w:lang w:val="en-US"/>
        </w:rPr>
        <w:t>’</w:t>
      </w:r>
      <w:r>
        <w:rPr>
          <w:rFonts w:ascii="Times New Roman" w:hAnsi="Times New Roman" w:cs="Times New Roman"/>
          <w:sz w:val="28"/>
          <w:szCs w:val="28"/>
          <w:lang w:val="en-US"/>
        </w:rPr>
        <w:t>lim</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so</w:t>
      </w:r>
      <w:r w:rsidR="006D26F3">
        <w:rPr>
          <w:rFonts w:ascii="Times New Roman" w:hAnsi="Times New Roman" w:cs="Times New Roman"/>
          <w:sz w:val="28"/>
          <w:szCs w:val="28"/>
          <w:lang w:val="en-US"/>
        </w:rPr>
        <w:t>g‘</w:t>
      </w:r>
      <w:r>
        <w:rPr>
          <w:rFonts w:ascii="Times New Roman" w:hAnsi="Times New Roman" w:cs="Times New Roman"/>
          <w:sz w:val="28"/>
          <w:szCs w:val="28"/>
          <w:lang w:val="en-US"/>
        </w:rPr>
        <w:t>liqni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saqlash</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sport</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milliy</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va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madaniy</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qadriyatlarning</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tiklanishi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kabi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sohalar</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qatorida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turizm</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xizmat</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k</w:t>
      </w:r>
      <w:r w:rsidR="006D26F3">
        <w:rPr>
          <w:rFonts w:ascii="Times New Roman" w:hAnsi="Times New Roman" w:cs="Times New Roman"/>
          <w:sz w:val="28"/>
          <w:szCs w:val="28"/>
          <w:lang w:val="en-US"/>
        </w:rPr>
        <w:t>o‘</w:t>
      </w:r>
      <w:r>
        <w:rPr>
          <w:rFonts w:ascii="Times New Roman" w:hAnsi="Times New Roman" w:cs="Times New Roman"/>
          <w:sz w:val="28"/>
          <w:szCs w:val="28"/>
          <w:lang w:val="en-US"/>
        </w:rPr>
        <w:t>rsatish</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sohalari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rivojlanishiga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alohida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e</w:t>
      </w:r>
      <w:r w:rsidRPr="00B22CBF">
        <w:rPr>
          <w:rFonts w:ascii="Times New Roman" w:hAnsi="Times New Roman" w:cs="Times New Roman"/>
          <w:sz w:val="28"/>
          <w:szCs w:val="28"/>
          <w:lang w:val="en-US"/>
        </w:rPr>
        <w:t>’</w:t>
      </w:r>
      <w:r>
        <w:rPr>
          <w:rFonts w:ascii="Times New Roman" w:hAnsi="Times New Roman" w:cs="Times New Roman"/>
          <w:sz w:val="28"/>
          <w:szCs w:val="28"/>
          <w:lang w:val="en-US"/>
        </w:rPr>
        <w:t>tibor</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qaratildi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va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bu</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b</w:t>
      </w:r>
      <w:r w:rsidR="006D26F3">
        <w:rPr>
          <w:rFonts w:ascii="Times New Roman" w:hAnsi="Times New Roman" w:cs="Times New Roman"/>
          <w:sz w:val="28"/>
          <w:szCs w:val="28"/>
          <w:lang w:val="en-US"/>
        </w:rPr>
        <w:t>o‘</w:t>
      </w:r>
      <w:r>
        <w:rPr>
          <w:rFonts w:ascii="Times New Roman" w:hAnsi="Times New Roman" w:cs="Times New Roman"/>
          <w:sz w:val="28"/>
          <w:szCs w:val="28"/>
          <w:lang w:val="en-US"/>
        </w:rPr>
        <w:t>yicha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dastlabki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amaliy</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qadamlar</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tashlandi</w:t>
      </w:r>
      <w:r w:rsidRPr="00B22CBF">
        <w:rPr>
          <w:rFonts w:ascii="Times New Roman" w:hAnsi="Times New Roman" w:cs="Times New Roman"/>
          <w:sz w:val="28"/>
          <w:szCs w:val="28"/>
          <w:lang w:val="en-US"/>
        </w:rPr>
        <w:t xml:space="preserve">. Mamlakatimizdagi mavjud ziyorat turizmi salohiyatidan yanada unumli foydalanish, </w:t>
      </w:r>
      <w:r w:rsidR="006D26F3">
        <w:rPr>
          <w:rFonts w:ascii="Times New Roman" w:hAnsi="Times New Roman" w:cs="Times New Roman"/>
          <w:sz w:val="28"/>
          <w:szCs w:val="28"/>
          <w:lang w:val="en-US"/>
        </w:rPr>
        <w:t>O‘</w:t>
      </w:r>
      <w:r w:rsidRPr="00B22CBF">
        <w:rPr>
          <w:rFonts w:ascii="Times New Roman" w:hAnsi="Times New Roman" w:cs="Times New Roman"/>
          <w:sz w:val="28"/>
          <w:szCs w:val="28"/>
          <w:lang w:val="en-US"/>
        </w:rPr>
        <w:t>zbekiston zaminini dunyo sivilizatsiyasining muhim markazlaridan biri</w:t>
      </w:r>
      <w:r>
        <w:rPr>
          <w:rFonts w:ascii="Times New Roman" w:hAnsi="Times New Roman" w:cs="Times New Roman"/>
          <w:sz w:val="28"/>
          <w:szCs w:val="28"/>
          <w:lang w:val="en-US"/>
        </w:rPr>
        <w:t>ga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aylantirish</w:t>
      </w:r>
      <w:r w:rsidRPr="00B22CBF">
        <w:rPr>
          <w:rFonts w:ascii="Times New Roman" w:hAnsi="Times New Roman" w:cs="Times New Roman"/>
          <w:sz w:val="28"/>
          <w:szCs w:val="28"/>
          <w:lang w:val="en-US"/>
        </w:rPr>
        <w:t>, jahon hamjamiyati va xalqaro tashkilotlarning yuqori e’tiroflariga sazovor b</w:t>
      </w:r>
      <w:r w:rsidR="006D26F3">
        <w:rPr>
          <w:rFonts w:ascii="Times New Roman" w:hAnsi="Times New Roman" w:cs="Times New Roman"/>
          <w:sz w:val="28"/>
          <w:szCs w:val="28"/>
          <w:lang w:val="en-US"/>
        </w:rPr>
        <w:t>o‘</w:t>
      </w:r>
      <w:r w:rsidRPr="00B22CBF">
        <w:rPr>
          <w:rFonts w:ascii="Times New Roman" w:hAnsi="Times New Roman" w:cs="Times New Roman"/>
          <w:sz w:val="28"/>
          <w:szCs w:val="28"/>
          <w:lang w:val="en-US"/>
        </w:rPr>
        <w:t xml:space="preserve">lish, shuningdek, ziyorat turizmi xizmatlarini diversifikatsiya qilish va turizm eksportini oshirish hamda </w:t>
      </w:r>
      <w:r w:rsidR="006D26F3">
        <w:rPr>
          <w:rFonts w:ascii="Times New Roman" w:hAnsi="Times New Roman" w:cs="Times New Roman"/>
          <w:sz w:val="28"/>
          <w:szCs w:val="28"/>
          <w:lang w:val="en-US"/>
        </w:rPr>
        <w:t>O‘</w:t>
      </w:r>
      <w:r w:rsidRPr="00B22CBF">
        <w:rPr>
          <w:rFonts w:ascii="Times New Roman" w:hAnsi="Times New Roman" w:cs="Times New Roman"/>
          <w:sz w:val="28"/>
          <w:szCs w:val="28"/>
          <w:lang w:val="en-US"/>
        </w:rPr>
        <w:t>zbekiston Respublikasi Prezidentining “</w:t>
      </w:r>
      <w:r w:rsidR="006D26F3">
        <w:rPr>
          <w:rFonts w:ascii="Times New Roman" w:hAnsi="Times New Roman" w:cs="Times New Roman"/>
          <w:sz w:val="28"/>
          <w:szCs w:val="28"/>
          <w:lang w:val="en-US"/>
        </w:rPr>
        <w:t>O‘</w:t>
      </w:r>
      <w:r w:rsidRPr="00B22CBF">
        <w:rPr>
          <w:rFonts w:ascii="Times New Roman" w:hAnsi="Times New Roman" w:cs="Times New Roman"/>
          <w:sz w:val="28"/>
          <w:szCs w:val="28"/>
          <w:lang w:val="en-US"/>
        </w:rPr>
        <w:t>zbekiston Respublikasida ichki va ziyorat turizmini yanada rivojlantirish choratadbirlari t</w:t>
      </w:r>
      <w:r w:rsidR="006D26F3">
        <w:rPr>
          <w:rFonts w:ascii="Times New Roman" w:hAnsi="Times New Roman" w:cs="Times New Roman"/>
          <w:sz w:val="28"/>
          <w:szCs w:val="28"/>
          <w:lang w:val="en-US"/>
        </w:rPr>
        <w:t>o‘g‘</w:t>
      </w:r>
      <w:r w:rsidR="004B73D9" w:rsidRPr="00B22CBF">
        <w:rPr>
          <w:rFonts w:ascii="Times New Roman" w:hAnsi="Times New Roman" w:cs="Times New Roman"/>
          <w:sz w:val="28"/>
          <w:szCs w:val="28"/>
          <w:lang w:val="en-US"/>
        </w:rPr>
        <w:t>risida” 2021-yil 9-</w:t>
      </w:r>
      <w:r w:rsidRPr="00B22CBF">
        <w:rPr>
          <w:rFonts w:ascii="Times New Roman" w:hAnsi="Times New Roman" w:cs="Times New Roman"/>
          <w:sz w:val="28"/>
          <w:szCs w:val="28"/>
          <w:lang w:val="en-US"/>
        </w:rPr>
        <w:t>fevraldagi PF-6165-son Farmoni ijr</w:t>
      </w:r>
      <w:r w:rsidR="004B73D9" w:rsidRPr="00B22CBF">
        <w:rPr>
          <w:rFonts w:ascii="Times New Roman" w:hAnsi="Times New Roman" w:cs="Times New Roman"/>
          <w:sz w:val="28"/>
          <w:szCs w:val="28"/>
          <w:lang w:val="en-US"/>
        </w:rPr>
        <w:t xml:space="preserve">osini </w:t>
      </w:r>
      <w:r w:rsidR="004B73D9" w:rsidRPr="00B22CBF">
        <w:rPr>
          <w:rFonts w:ascii="Times New Roman" w:hAnsi="Times New Roman" w:cs="Times New Roman"/>
          <w:sz w:val="28"/>
          <w:szCs w:val="28"/>
          <w:lang w:val="en-US"/>
        </w:rPr>
        <w:lastRenderedPageBreak/>
        <w:t>ta’minlash maqsadida 2022-yil 20-</w:t>
      </w:r>
      <w:r w:rsidRPr="00B22CBF">
        <w:rPr>
          <w:rFonts w:ascii="Times New Roman" w:hAnsi="Times New Roman" w:cs="Times New Roman"/>
          <w:sz w:val="28"/>
          <w:szCs w:val="28"/>
          <w:lang w:val="en-US"/>
        </w:rPr>
        <w:t xml:space="preserve">mayda </w:t>
      </w:r>
      <w:r w:rsidR="006D26F3">
        <w:rPr>
          <w:rFonts w:ascii="Times New Roman" w:hAnsi="Times New Roman" w:cs="Times New Roman"/>
          <w:sz w:val="28"/>
          <w:szCs w:val="28"/>
          <w:lang w:val="en-US"/>
        </w:rPr>
        <w:t>O‘</w:t>
      </w:r>
      <w:r w:rsidRPr="00B22CBF">
        <w:rPr>
          <w:rFonts w:ascii="Times New Roman" w:hAnsi="Times New Roman" w:cs="Times New Roman"/>
          <w:sz w:val="28"/>
          <w:szCs w:val="28"/>
          <w:lang w:val="en-US"/>
        </w:rPr>
        <w:t xml:space="preserve">zbekiston Respublikasi Vazirlar Mahkamasining “Xalqaro ziyorat turizmi haftaligi”ni tashkil etish va </w:t>
      </w:r>
      <w:r w:rsidR="006D26F3">
        <w:rPr>
          <w:rFonts w:ascii="Times New Roman" w:hAnsi="Times New Roman" w:cs="Times New Roman"/>
          <w:sz w:val="28"/>
          <w:szCs w:val="28"/>
          <w:lang w:val="en-US"/>
        </w:rPr>
        <w:t>o‘</w:t>
      </w:r>
      <w:r w:rsidRPr="00B22CBF">
        <w:rPr>
          <w:rFonts w:ascii="Times New Roman" w:hAnsi="Times New Roman" w:cs="Times New Roman"/>
          <w:sz w:val="28"/>
          <w:szCs w:val="28"/>
          <w:lang w:val="en-US"/>
        </w:rPr>
        <w:t>tkazish chora-tadbirlari t</w:t>
      </w:r>
      <w:r w:rsidR="006D26F3">
        <w:rPr>
          <w:rFonts w:ascii="Times New Roman" w:hAnsi="Times New Roman" w:cs="Times New Roman"/>
          <w:sz w:val="28"/>
          <w:szCs w:val="28"/>
          <w:lang w:val="en-US"/>
        </w:rPr>
        <w:t>o‘g‘</w:t>
      </w:r>
      <w:r w:rsidRPr="00B22CBF">
        <w:rPr>
          <w:rFonts w:ascii="Times New Roman" w:hAnsi="Times New Roman" w:cs="Times New Roman"/>
          <w:sz w:val="28"/>
          <w:szCs w:val="28"/>
          <w:lang w:val="en-US"/>
        </w:rPr>
        <w:t xml:space="preserve">risida”gi 282-sonli Qarori qabul qilindi. </w:t>
      </w:r>
      <w:r>
        <w:rPr>
          <w:rFonts w:ascii="Times New Roman" w:hAnsi="Times New Roman" w:cs="Times New Roman"/>
          <w:sz w:val="28"/>
          <w:szCs w:val="28"/>
          <w:lang w:val="en-US"/>
        </w:rPr>
        <w:t>Shuningdek</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turizm</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va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xizmat</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k</w:t>
      </w:r>
      <w:r w:rsidR="006D26F3">
        <w:rPr>
          <w:rFonts w:ascii="Times New Roman" w:hAnsi="Times New Roman" w:cs="Times New Roman"/>
          <w:sz w:val="28"/>
          <w:szCs w:val="28"/>
          <w:lang w:val="en-US"/>
        </w:rPr>
        <w:t>o‘</w:t>
      </w:r>
      <w:r>
        <w:rPr>
          <w:rFonts w:ascii="Times New Roman" w:hAnsi="Times New Roman" w:cs="Times New Roman"/>
          <w:sz w:val="28"/>
          <w:szCs w:val="28"/>
          <w:lang w:val="en-US"/>
        </w:rPr>
        <w:t>rsatish</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sohalarini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yanada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rivojlantirish</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b</w:t>
      </w:r>
      <w:r w:rsidR="006D26F3">
        <w:rPr>
          <w:rFonts w:ascii="Times New Roman" w:hAnsi="Times New Roman" w:cs="Times New Roman"/>
          <w:sz w:val="28"/>
          <w:szCs w:val="28"/>
          <w:lang w:val="en-US"/>
        </w:rPr>
        <w:t>o‘</w:t>
      </w:r>
      <w:r>
        <w:rPr>
          <w:rFonts w:ascii="Times New Roman" w:hAnsi="Times New Roman" w:cs="Times New Roman"/>
          <w:sz w:val="28"/>
          <w:szCs w:val="28"/>
          <w:lang w:val="en-US"/>
        </w:rPr>
        <w:t>yicha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tashkiliy</w:t>
      </w:r>
      <w:r w:rsidRPr="00B22CBF">
        <w:rPr>
          <w:rFonts w:ascii="Times New Roman" w:hAnsi="Times New Roman" w:cs="Times New Roman"/>
          <w:sz w:val="28"/>
          <w:szCs w:val="28"/>
          <w:lang w:val="en-US"/>
        </w:rPr>
        <w:t>-</w:t>
      </w:r>
      <w:r>
        <w:rPr>
          <w:rFonts w:ascii="Times New Roman" w:hAnsi="Times New Roman" w:cs="Times New Roman"/>
          <w:sz w:val="28"/>
          <w:szCs w:val="28"/>
          <w:lang w:val="en-US"/>
        </w:rPr>
        <w:t>huquqiy</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rejalar</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ishlab</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chiqilib</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hukumatimiz</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tomonidan</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tegishli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qarorlar</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qabul</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qilindi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Ushbu</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y</w:t>
      </w:r>
      <w:r w:rsidR="006D26F3">
        <w:rPr>
          <w:rFonts w:ascii="Times New Roman" w:hAnsi="Times New Roman" w:cs="Times New Roman"/>
          <w:sz w:val="28"/>
          <w:szCs w:val="28"/>
          <w:lang w:val="en-US"/>
        </w:rPr>
        <w:t>o‘</w:t>
      </w:r>
      <w:r>
        <w:rPr>
          <w:rFonts w:ascii="Times New Roman" w:hAnsi="Times New Roman" w:cs="Times New Roman"/>
          <w:sz w:val="28"/>
          <w:szCs w:val="28"/>
          <w:lang w:val="en-US"/>
        </w:rPr>
        <w:t>nalishdagi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ishlar</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bugungi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kunda</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izchil</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davom</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ettirib</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kelinayotganligi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fikrimizning</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yaqqol</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isboti</w:t>
      </w:r>
      <w:r w:rsidRPr="00B22CBF">
        <w:rPr>
          <w:rFonts w:ascii="Times New Roman" w:hAnsi="Times New Roman" w:cs="Times New Roman"/>
          <w:sz w:val="28"/>
          <w:szCs w:val="28"/>
          <w:lang w:val="en-US"/>
        </w:rPr>
        <w:t xml:space="preserve"> </w:t>
      </w:r>
      <w:r>
        <w:rPr>
          <w:rFonts w:ascii="Times New Roman" w:hAnsi="Times New Roman" w:cs="Times New Roman"/>
          <w:sz w:val="28"/>
          <w:szCs w:val="28"/>
          <w:lang w:val="en-US"/>
        </w:rPr>
        <w:t>hisoblanadi</w:t>
      </w:r>
      <w:r w:rsidRPr="00B22CBF">
        <w:rPr>
          <w:rFonts w:ascii="Times New Roman" w:hAnsi="Times New Roman" w:cs="Times New Roman"/>
          <w:sz w:val="28"/>
          <w:szCs w:val="28"/>
          <w:lang w:val="en-US"/>
        </w:rPr>
        <w:t>.</w:t>
      </w:r>
      <w:r w:rsidRPr="00B22CBF">
        <w:rPr>
          <w:rFonts w:ascii="Times New Roman" w:hAnsi="Times New Roman" w:cs="Times New Roman"/>
          <w:b/>
          <w:sz w:val="28"/>
          <w:szCs w:val="28"/>
          <w:lang w:val="en-US"/>
        </w:rPr>
        <w:t xml:space="preserve"> </w:t>
      </w:r>
      <w:r>
        <w:rPr>
          <w:rFonts w:ascii="Times New Roman" w:hAnsi="Times New Roman" w:cs="Times New Roman"/>
          <w:sz w:val="28"/>
          <w:szCs w:val="28"/>
          <w:lang w:val="en-US"/>
        </w:rPr>
        <w:t>Vatanimiz zamonaviy turizm industriyasini rivojlantirish uchun barcha zarur manbalarga ega b</w:t>
      </w:r>
      <w:r w:rsidR="006D26F3">
        <w:rPr>
          <w:rFonts w:ascii="Times New Roman" w:hAnsi="Times New Roman" w:cs="Times New Roman"/>
          <w:sz w:val="28"/>
          <w:szCs w:val="28"/>
          <w:lang w:val="en-US"/>
        </w:rPr>
        <w:t>o‘</w:t>
      </w:r>
      <w:r>
        <w:rPr>
          <w:rFonts w:ascii="Times New Roman" w:hAnsi="Times New Roman" w:cs="Times New Roman"/>
          <w:sz w:val="28"/>
          <w:szCs w:val="28"/>
          <w:lang w:val="en-US"/>
        </w:rPr>
        <w:t>lgan davlatlardan biri hisoblanadi. Qadimdan Buyuk Ipak y</w:t>
      </w:r>
      <w:r w:rsidR="006D26F3">
        <w:rPr>
          <w:rFonts w:ascii="Times New Roman" w:hAnsi="Times New Roman" w:cs="Times New Roman"/>
          <w:sz w:val="28"/>
          <w:szCs w:val="28"/>
          <w:lang w:val="en-US"/>
        </w:rPr>
        <w:t>o‘</w:t>
      </w:r>
      <w:r>
        <w:rPr>
          <w:rFonts w:ascii="Times New Roman" w:hAnsi="Times New Roman" w:cs="Times New Roman"/>
          <w:sz w:val="28"/>
          <w:szCs w:val="28"/>
          <w:lang w:val="en-US"/>
        </w:rPr>
        <w:t>li ustida joylashgan Buxoro, Samarqand, Xiva, Q</w:t>
      </w:r>
      <w:r w:rsidR="006D26F3">
        <w:rPr>
          <w:rFonts w:ascii="Times New Roman" w:hAnsi="Times New Roman" w:cs="Times New Roman"/>
          <w:sz w:val="28"/>
          <w:szCs w:val="28"/>
          <w:lang w:val="en-US"/>
        </w:rPr>
        <w:t>o‘</w:t>
      </w:r>
      <w:r>
        <w:rPr>
          <w:rFonts w:ascii="Times New Roman" w:hAnsi="Times New Roman" w:cs="Times New Roman"/>
          <w:sz w:val="28"/>
          <w:szCs w:val="28"/>
          <w:lang w:val="en-US"/>
        </w:rPr>
        <w:t>qon kabi boy madaniy merosga ega b</w:t>
      </w:r>
      <w:r w:rsidR="006D26F3">
        <w:rPr>
          <w:rFonts w:ascii="Times New Roman" w:hAnsi="Times New Roman" w:cs="Times New Roman"/>
          <w:sz w:val="28"/>
          <w:szCs w:val="28"/>
          <w:lang w:val="en-US"/>
        </w:rPr>
        <w:t>o‘</w:t>
      </w:r>
      <w:r>
        <w:rPr>
          <w:rFonts w:ascii="Times New Roman" w:hAnsi="Times New Roman" w:cs="Times New Roman"/>
          <w:sz w:val="28"/>
          <w:szCs w:val="28"/>
          <w:lang w:val="en-US"/>
        </w:rPr>
        <w:t xml:space="preserve">lgan shaharlarimiz bugungi kunda ham dunyo ahlini </w:t>
      </w:r>
      <w:r w:rsidR="006D26F3">
        <w:rPr>
          <w:rFonts w:ascii="Times New Roman" w:hAnsi="Times New Roman" w:cs="Times New Roman"/>
          <w:sz w:val="28"/>
          <w:szCs w:val="28"/>
          <w:lang w:val="en-US"/>
        </w:rPr>
        <w:t>o‘</w:t>
      </w:r>
      <w:r>
        <w:rPr>
          <w:rFonts w:ascii="Times New Roman" w:hAnsi="Times New Roman" w:cs="Times New Roman"/>
          <w:sz w:val="28"/>
          <w:szCs w:val="28"/>
          <w:lang w:val="en-US"/>
        </w:rPr>
        <w:t>ziga jalb etib kelmoqda. Ayniqsa, ushbu shaharlarda ziyorat turizmi bugungi kunda kundalik ma'naviy hayotlarni rivojlantirish, balki milliy - madaniy merosni asrab-avaylash va tar</w:t>
      </w:r>
      <w:r w:rsidR="006D26F3">
        <w:rPr>
          <w:rFonts w:ascii="Times New Roman" w:hAnsi="Times New Roman" w:cs="Times New Roman"/>
          <w:sz w:val="28"/>
          <w:szCs w:val="28"/>
          <w:lang w:val="en-US"/>
        </w:rPr>
        <w:t>g‘</w:t>
      </w:r>
      <w:r>
        <w:rPr>
          <w:rFonts w:ascii="Times New Roman" w:hAnsi="Times New Roman" w:cs="Times New Roman"/>
          <w:sz w:val="28"/>
          <w:szCs w:val="28"/>
          <w:lang w:val="en-US"/>
        </w:rPr>
        <w:t xml:space="preserve">ib qilishda muhim ahamiyat  kasb etadi. Shu bilan birga, ziyorat turizmining rivojlanishi iqtisodiyotini yuksaltirish, yangi ish </w:t>
      </w:r>
      <w:r w:rsidR="006D26F3">
        <w:rPr>
          <w:rFonts w:ascii="Times New Roman" w:hAnsi="Times New Roman" w:cs="Times New Roman"/>
          <w:sz w:val="28"/>
          <w:szCs w:val="28"/>
          <w:lang w:val="en-US"/>
        </w:rPr>
        <w:t>o‘</w:t>
      </w:r>
      <w:r>
        <w:rPr>
          <w:rFonts w:ascii="Times New Roman" w:hAnsi="Times New Roman" w:cs="Times New Roman"/>
          <w:sz w:val="28"/>
          <w:szCs w:val="28"/>
          <w:lang w:val="en-US"/>
        </w:rPr>
        <w:t>rinlari hamda xalqaro turizm bozorida mamlakatimiz rolini oshirishda dolzarb masalalardan biri hisoblanadi.</w:t>
      </w:r>
      <w:r>
        <w:rPr>
          <w:rFonts w:ascii="Times New Roman" w:hAnsi="Times New Roman" w:cs="Times New Roman"/>
          <w:lang w:val="en-US"/>
        </w:rPr>
        <w:t xml:space="preserve"> </w:t>
      </w:r>
    </w:p>
    <w:p w:rsidR="000E2386" w:rsidRPr="000617AA" w:rsidRDefault="000617AA" w:rsidP="000617AA">
      <w:pPr>
        <w:rPr>
          <w:rFonts w:ascii="Times New Roman" w:hAnsi="Times New Roman" w:cs="Times New Roman"/>
          <w:sz w:val="28"/>
          <w:szCs w:val="28"/>
          <w:lang w:val="en-US"/>
        </w:rPr>
      </w:pPr>
      <w:r>
        <w:rPr>
          <w:rFonts w:ascii="Times New Roman" w:hAnsi="Times New Roman" w:cs="Times New Roman"/>
          <w:b/>
          <w:sz w:val="28"/>
          <w:szCs w:val="28"/>
          <w:lang w:val="en-US"/>
        </w:rPr>
        <w:tab/>
      </w:r>
      <w:r w:rsidR="000E2386" w:rsidRPr="000617AA">
        <w:rPr>
          <w:rFonts w:ascii="Times New Roman" w:hAnsi="Times New Roman" w:cs="Times New Roman"/>
          <w:b/>
          <w:sz w:val="28"/>
          <w:szCs w:val="28"/>
          <w:lang w:val="en-US"/>
        </w:rPr>
        <w:t xml:space="preserve">Bitiruv malakaviy ishi mavzusining </w:t>
      </w:r>
      <w:r w:rsidR="006D26F3">
        <w:rPr>
          <w:rFonts w:ascii="Times New Roman" w:hAnsi="Times New Roman" w:cs="Times New Roman"/>
          <w:b/>
          <w:sz w:val="28"/>
          <w:szCs w:val="28"/>
          <w:lang w:val="en-US"/>
        </w:rPr>
        <w:t>o‘</w:t>
      </w:r>
      <w:r w:rsidR="000E2386" w:rsidRPr="000617AA">
        <w:rPr>
          <w:rFonts w:ascii="Times New Roman" w:hAnsi="Times New Roman" w:cs="Times New Roman"/>
          <w:b/>
          <w:sz w:val="28"/>
          <w:szCs w:val="28"/>
          <w:lang w:val="en-US"/>
        </w:rPr>
        <w:t xml:space="preserve">rganilganlik darajasi. </w:t>
      </w:r>
      <w:r w:rsidR="000E2386" w:rsidRPr="000617AA">
        <w:rPr>
          <w:rFonts w:ascii="Times New Roman" w:hAnsi="Times New Roman" w:cs="Times New Roman"/>
          <w:sz w:val="28"/>
          <w:szCs w:val="28"/>
          <w:lang w:val="en-US"/>
        </w:rPr>
        <w:t>Turizmni ayniqsa ziyorat turizmini rivojlantirish b</w:t>
      </w:r>
      <w:r w:rsidR="006D26F3">
        <w:rPr>
          <w:rFonts w:ascii="Times New Roman" w:hAnsi="Times New Roman" w:cs="Times New Roman"/>
          <w:sz w:val="28"/>
          <w:szCs w:val="28"/>
          <w:lang w:val="en-US"/>
        </w:rPr>
        <w:t>o‘</w:t>
      </w:r>
      <w:r w:rsidR="000E2386" w:rsidRPr="000617AA">
        <w:rPr>
          <w:rFonts w:ascii="Times New Roman" w:hAnsi="Times New Roman" w:cs="Times New Roman"/>
          <w:sz w:val="28"/>
          <w:szCs w:val="28"/>
          <w:lang w:val="en-US"/>
        </w:rPr>
        <w:t>yicha</w:t>
      </w:r>
      <w:r w:rsidR="000E2386" w:rsidRPr="000617AA">
        <w:rPr>
          <w:rFonts w:ascii="Times New Roman" w:hAnsi="Times New Roman" w:cs="Times New Roman"/>
          <w:b/>
          <w:sz w:val="28"/>
          <w:szCs w:val="28"/>
          <w:lang w:val="en-US"/>
        </w:rPr>
        <w:t xml:space="preserve"> </w:t>
      </w:r>
      <w:r w:rsidR="000E2386" w:rsidRPr="000617AA">
        <w:rPr>
          <w:rFonts w:ascii="Times New Roman" w:hAnsi="Times New Roman" w:cs="Times New Roman"/>
          <w:sz w:val="28"/>
          <w:szCs w:val="28"/>
          <w:lang w:val="en-US"/>
        </w:rPr>
        <w:t>qator ilmiy tadqiqotlar amalga oshirilib kelinmoqda. Jumladan, I.S.T</w:t>
      </w:r>
      <w:r w:rsidR="006D26F3">
        <w:rPr>
          <w:rFonts w:ascii="Times New Roman" w:hAnsi="Times New Roman" w:cs="Times New Roman"/>
          <w:sz w:val="28"/>
          <w:szCs w:val="28"/>
          <w:lang w:val="en-US"/>
        </w:rPr>
        <w:t>o‘</w:t>
      </w:r>
      <w:r w:rsidR="000E2386" w:rsidRPr="000617AA">
        <w:rPr>
          <w:rFonts w:ascii="Times New Roman" w:hAnsi="Times New Roman" w:cs="Times New Roman"/>
          <w:sz w:val="28"/>
          <w:szCs w:val="28"/>
          <w:lang w:val="en-US"/>
        </w:rPr>
        <w:t xml:space="preserve">xliyev, M.Q.Pardayev, </w:t>
      </w:r>
      <w:r w:rsidR="006D26F3">
        <w:rPr>
          <w:rFonts w:ascii="Times New Roman" w:hAnsi="Times New Roman" w:cs="Times New Roman"/>
          <w:sz w:val="28"/>
          <w:szCs w:val="28"/>
          <w:lang w:val="en-US"/>
        </w:rPr>
        <w:t>G‘</w:t>
      </w:r>
      <w:r w:rsidRPr="000617AA">
        <w:rPr>
          <w:rFonts w:ascii="Times New Roman" w:hAnsi="Times New Roman" w:cs="Times New Roman"/>
          <w:sz w:val="28"/>
          <w:szCs w:val="28"/>
          <w:lang w:val="en-US"/>
        </w:rPr>
        <w:t xml:space="preserve">.H.Qudratov, O.M.Pardayev, </w:t>
      </w:r>
      <w:r w:rsidR="000E2386" w:rsidRPr="000617AA">
        <w:rPr>
          <w:rFonts w:ascii="Times New Roman" w:hAnsi="Times New Roman" w:cs="Times New Roman"/>
          <w:sz w:val="28"/>
          <w:szCs w:val="28"/>
          <w:lang w:val="en-US"/>
        </w:rPr>
        <w:t>M.Alimova, Z.Adilova, B.Sh.Safar</w:t>
      </w:r>
      <w:r w:rsidRPr="000617AA">
        <w:rPr>
          <w:rFonts w:ascii="Times New Roman" w:hAnsi="Times New Roman" w:cs="Times New Roman"/>
          <w:sz w:val="28"/>
          <w:szCs w:val="28"/>
          <w:lang w:val="en-US"/>
        </w:rPr>
        <w:t xml:space="preserve">ov, R.Hayitboyev, D.K.Usmonova, </w:t>
      </w:r>
      <w:r w:rsidR="000E2386" w:rsidRPr="000617AA">
        <w:rPr>
          <w:rFonts w:ascii="Times New Roman" w:hAnsi="Times New Roman" w:cs="Times New Roman"/>
          <w:sz w:val="28"/>
          <w:szCs w:val="28"/>
          <w:lang w:val="en-US"/>
        </w:rPr>
        <w:t>T.T.Tashmuratov, A.N.Norchayev, O.H.Hamidov, Sh.Bobojonov va boshqa k</w:t>
      </w:r>
      <w:r w:rsidR="006D26F3">
        <w:rPr>
          <w:rFonts w:ascii="Times New Roman" w:hAnsi="Times New Roman" w:cs="Times New Roman"/>
          <w:sz w:val="28"/>
          <w:szCs w:val="28"/>
          <w:lang w:val="en-US"/>
        </w:rPr>
        <w:t>o‘</w:t>
      </w:r>
      <w:r w:rsidR="000E2386" w:rsidRPr="000617AA">
        <w:rPr>
          <w:rFonts w:ascii="Times New Roman" w:hAnsi="Times New Roman" w:cs="Times New Roman"/>
          <w:sz w:val="28"/>
          <w:szCs w:val="28"/>
          <w:lang w:val="en-US"/>
        </w:rPr>
        <w:t>plab olimlar tomonidan yaratilgan monografiyalar, maqolalar, tezislar, ilmiy tadqiqotlari e’tibor loyiqdir.</w:t>
      </w:r>
    </w:p>
    <w:p w:rsidR="000E2386" w:rsidRDefault="000E2386" w:rsidP="00F45937">
      <w:pPr>
        <w:tabs>
          <w:tab w:val="left" w:pos="0"/>
        </w:tabs>
        <w:ind w:right="142" w:firstLine="709"/>
        <w:rPr>
          <w:rFonts w:ascii="Times New Roman" w:hAnsi="Times New Roman" w:cs="Times New Roman"/>
          <w:b/>
          <w:bCs/>
          <w:sz w:val="28"/>
          <w:szCs w:val="28"/>
          <w:lang w:val="en-US"/>
        </w:rPr>
      </w:pPr>
      <w:r>
        <w:rPr>
          <w:rFonts w:ascii="Times New Roman" w:hAnsi="Times New Roman" w:cs="Times New Roman"/>
          <w:b/>
          <w:bCs/>
          <w:sz w:val="28"/>
          <w:szCs w:val="28"/>
          <w:lang w:val="en-US"/>
        </w:rPr>
        <w:tab/>
        <w:t>Bitiruv malakaviy ishning maqsad va vazifalari.</w:t>
      </w:r>
      <w:r>
        <w:rPr>
          <w:rFonts w:ascii="Times New Roman" w:hAnsi="Times New Roman" w:cs="Times New Roman"/>
          <w:sz w:val="28"/>
          <w:szCs w:val="28"/>
          <w:lang w:val="en-US"/>
        </w:rPr>
        <w:t xml:space="preserve"> Tadqiqotning maqsadi Buxoroda ziyorat turizmni rivojlantirishning </w:t>
      </w:r>
      <w:r w:rsidR="006D26F3">
        <w:rPr>
          <w:rFonts w:ascii="Times New Roman" w:hAnsi="Times New Roman" w:cs="Times New Roman"/>
          <w:sz w:val="28"/>
          <w:szCs w:val="28"/>
          <w:lang w:val="en-US"/>
        </w:rPr>
        <w:t>o‘</w:t>
      </w:r>
      <w:r>
        <w:rPr>
          <w:rFonts w:ascii="Times New Roman" w:hAnsi="Times New Roman" w:cs="Times New Roman"/>
          <w:sz w:val="28"/>
          <w:szCs w:val="28"/>
          <w:lang w:val="en-US"/>
        </w:rPr>
        <w:t>ziga xos xususiyatlari b</w:t>
      </w:r>
      <w:r w:rsidR="006D26F3">
        <w:rPr>
          <w:rFonts w:ascii="Times New Roman" w:hAnsi="Times New Roman" w:cs="Times New Roman"/>
          <w:sz w:val="28"/>
          <w:szCs w:val="28"/>
          <w:lang w:val="en-US"/>
        </w:rPr>
        <w:t>o‘</w:t>
      </w:r>
      <w:r>
        <w:rPr>
          <w:rFonts w:ascii="Times New Roman" w:hAnsi="Times New Roman" w:cs="Times New Roman"/>
          <w:sz w:val="28"/>
          <w:szCs w:val="28"/>
          <w:lang w:val="en-US"/>
        </w:rPr>
        <w:t>yicha ilmiy va amaliy tavsiyalar ishlab chiqishdan iborat. Bu maqsadga erishish uchun bitiruv malakaviy ishida quyidagi vazifalar bajarilishi maqsad qilib olingan:</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hAnsi="Times New Roman" w:cs="Times New Roman"/>
          <w:sz w:val="28"/>
          <w:szCs w:val="28"/>
          <w:lang w:val="en-US"/>
        </w:rPr>
        <w:t>Ziyorat turizmining asl mano- mohiyatini ochib berish;</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hAnsi="Times New Roman" w:cs="Times New Roman"/>
          <w:sz w:val="28"/>
          <w:szCs w:val="28"/>
          <w:lang w:val="en-US"/>
        </w:rPr>
        <w:t>Ziyorat turizmining hozirgi kundagi muammolarini aniqlash;</w:t>
      </w:r>
    </w:p>
    <w:p w:rsidR="000E2386" w:rsidRDefault="006D26F3"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hAnsi="Times New Roman" w:cs="Times New Roman"/>
          <w:sz w:val="28"/>
          <w:szCs w:val="28"/>
          <w:lang w:val="en-US"/>
        </w:rPr>
        <w:lastRenderedPageBreak/>
        <w:t>O‘</w:t>
      </w:r>
      <w:r w:rsidR="000E2386">
        <w:rPr>
          <w:rFonts w:ascii="Times New Roman" w:hAnsi="Times New Roman" w:cs="Times New Roman"/>
          <w:sz w:val="28"/>
          <w:szCs w:val="28"/>
          <w:lang w:val="en-US"/>
        </w:rPr>
        <w:t>zbekiston Respublikasining turizm t</w:t>
      </w:r>
      <w:r>
        <w:rPr>
          <w:rFonts w:ascii="Times New Roman" w:hAnsi="Times New Roman" w:cs="Times New Roman"/>
          <w:sz w:val="28"/>
          <w:szCs w:val="28"/>
          <w:lang w:val="en-US"/>
        </w:rPr>
        <w:t>o‘g‘</w:t>
      </w:r>
      <w:r w:rsidR="000E2386">
        <w:rPr>
          <w:rFonts w:ascii="Times New Roman" w:hAnsi="Times New Roman" w:cs="Times New Roman"/>
          <w:sz w:val="28"/>
          <w:szCs w:val="28"/>
          <w:lang w:val="en-US"/>
        </w:rPr>
        <w:t xml:space="preserve">risidagi Davlat siyosati haqida (me’yoriy </w:t>
      </w:r>
      <w:r w:rsidR="000E2386">
        <w:rPr>
          <w:rFonts w:ascii="Times New Roman" w:hAnsi="Times New Roman" w:cs="Times New Roman"/>
          <w:sz w:val="28"/>
          <w:szCs w:val="28"/>
          <w:lang w:val="en-US"/>
        </w:rPr>
        <w:softHyphen/>
        <w:t xml:space="preserve"> hujjatlar asosida) ma’lumot berish;</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hAnsi="Times New Roman" w:cs="Times New Roman"/>
          <w:sz w:val="28"/>
          <w:szCs w:val="28"/>
          <w:lang w:val="en-US"/>
        </w:rPr>
        <w:t>Turizm  va turistning maqsadlarini aniqlab olish;</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eastAsia="Times New Roman" w:hAnsi="Times New Roman" w:cs="Times New Roman"/>
          <w:sz w:val="28"/>
          <w:szCs w:val="28"/>
          <w:lang w:val="en-US" w:eastAsia="ru-RU"/>
        </w:rPr>
        <w:t xml:space="preserve">Ziyorat turizmining foydasi va ahamiyatini tahlil qilish; </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eastAsia="Times New Roman" w:hAnsi="Times New Roman" w:cs="Times New Roman"/>
          <w:sz w:val="28"/>
          <w:szCs w:val="28"/>
          <w:lang w:val="en-US" w:eastAsia="ru-RU"/>
        </w:rPr>
        <w:t>Ziyorat turizmini rivojlantirish b</w:t>
      </w:r>
      <w:r w:rsidR="006D26F3">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 xml:space="preserve">yicha  jahon tajribalarini </w:t>
      </w:r>
      <w:r w:rsidR="006D26F3">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 xml:space="preserve">rganish va tahlil qilish; </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eastAsia="Times New Roman" w:hAnsi="Times New Roman" w:cs="Times New Roman"/>
          <w:sz w:val="28"/>
          <w:szCs w:val="28"/>
          <w:lang w:val="en-US" w:eastAsia="ru-RU"/>
        </w:rPr>
        <w:t xml:space="preserve">Ziyorat turizmining iqtisodiy, ijtimoiy va ma'naviy ahamiyatini tahlil qilish; </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hAnsi="Times New Roman" w:cs="Times New Roman"/>
          <w:sz w:val="28"/>
          <w:szCs w:val="28"/>
          <w:lang w:val="en-US"/>
        </w:rPr>
        <w:t>Ziyorat turizmi rivojlanishida Buxorodagi madaniy- ma’rifiy tadbirlar va festivallarning ahamiyatini ochib berish;</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hAnsi="Times New Roman" w:cs="Times New Roman"/>
          <w:sz w:val="28"/>
          <w:szCs w:val="28"/>
          <w:lang w:val="en-US"/>
        </w:rPr>
        <w:t>Ziyoratgohlarning bugungi holati va turistlar qatnovini statistik tahlil qilish;</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eastAsia="Times New Roman" w:hAnsi="Times New Roman" w:cs="Times New Roman"/>
          <w:sz w:val="28"/>
          <w:szCs w:val="28"/>
          <w:lang w:val="en-US" w:eastAsia="ru-RU"/>
        </w:rPr>
        <w:t xml:space="preserve">Mustaqillikdan keyin Oʻzbekistonda, xususan Buxoroda ziyorat turizmi rivojlanishini </w:t>
      </w:r>
      <w:r w:rsidR="006D26F3">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rganish;</w:t>
      </w:r>
    </w:p>
    <w:p w:rsidR="000E2386" w:rsidRDefault="000E2386" w:rsidP="005D0F98">
      <w:pPr>
        <w:pStyle w:val="a3"/>
        <w:numPr>
          <w:ilvl w:val="0"/>
          <w:numId w:val="12"/>
        </w:numPr>
        <w:tabs>
          <w:tab w:val="left" w:pos="0"/>
        </w:tabs>
        <w:ind w:left="0" w:right="142" w:firstLine="284"/>
        <w:rPr>
          <w:rFonts w:ascii="Times New Roman" w:hAnsi="Times New Roman" w:cs="Times New Roman"/>
          <w:sz w:val="28"/>
          <w:szCs w:val="28"/>
          <w:lang w:val="en-US"/>
        </w:rPr>
      </w:pPr>
      <w:r>
        <w:rPr>
          <w:rFonts w:ascii="Times New Roman" w:eastAsia="Times New Roman" w:hAnsi="Times New Roman" w:cs="Times New Roman"/>
          <w:sz w:val="28"/>
          <w:szCs w:val="28"/>
          <w:lang w:val="en-US" w:eastAsia="ru-RU"/>
        </w:rPr>
        <w:t xml:space="preserve">Hududdagi muqaddas qadamjolarning tarixiy ahamiyatini </w:t>
      </w:r>
      <w:r w:rsidR="006D26F3">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rganish;</w:t>
      </w:r>
    </w:p>
    <w:p w:rsidR="000E2386" w:rsidRDefault="000E2386" w:rsidP="00F45937">
      <w:pPr>
        <w:tabs>
          <w:tab w:val="left" w:pos="0"/>
        </w:tabs>
        <w:ind w:right="142" w:firstLine="709"/>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Bitiruv malakaviy ishining predmeti va ob’yekti. </w:t>
      </w:r>
      <w:r>
        <w:rPr>
          <w:rFonts w:ascii="Times New Roman" w:hAnsi="Times New Roman" w:cs="Times New Roman"/>
          <w:bCs/>
          <w:sz w:val="28"/>
          <w:szCs w:val="28"/>
          <w:lang w:val="en-US"/>
        </w:rPr>
        <w:t>Mazkur bitiruv malakaviy ishining tadqiqot obyekti qilib,</w:t>
      </w:r>
      <w:r>
        <w:rPr>
          <w:rFonts w:ascii="Times New Roman" w:eastAsia="Times New Roman" w:hAnsi="Times New Roman" w:cs="Times New Roman"/>
          <w:iCs/>
          <w:sz w:val="28"/>
          <w:szCs w:val="28"/>
          <w:lang w:val="en-US"/>
        </w:rPr>
        <w:t xml:space="preserve"> Buxoro viloyatining turizm industriyasi: tar</w:t>
      </w:r>
      <w:r w:rsidR="00166C0A">
        <w:rPr>
          <w:rFonts w:ascii="Times New Roman" w:eastAsia="Times New Roman" w:hAnsi="Times New Roman" w:cs="Times New Roman"/>
          <w:iCs/>
          <w:sz w:val="28"/>
          <w:szCs w:val="28"/>
          <w:lang w:val="en-US"/>
        </w:rPr>
        <w:t>ixiy-madaniy meros obyektlari, “Yetti pir”</w:t>
      </w:r>
      <w:r>
        <w:rPr>
          <w:rFonts w:ascii="Times New Roman" w:eastAsia="Times New Roman" w:hAnsi="Times New Roman" w:cs="Times New Roman"/>
          <w:iCs/>
          <w:sz w:val="28"/>
          <w:szCs w:val="28"/>
          <w:lang w:val="en-US"/>
        </w:rPr>
        <w:t xml:space="preserve"> ziyoratgohlari, mehmonxona x</w:t>
      </w:r>
      <w:r w:rsidR="006D26F3">
        <w:rPr>
          <w:rFonts w:ascii="Times New Roman" w:eastAsia="Times New Roman" w:hAnsi="Times New Roman" w:cs="Times New Roman"/>
          <w:iCs/>
          <w:sz w:val="28"/>
          <w:szCs w:val="28"/>
          <w:lang w:val="en-US"/>
        </w:rPr>
        <w:t>o‘</w:t>
      </w:r>
      <w:r>
        <w:rPr>
          <w:rFonts w:ascii="Times New Roman" w:eastAsia="Times New Roman" w:hAnsi="Times New Roman" w:cs="Times New Roman"/>
          <w:iCs/>
          <w:sz w:val="28"/>
          <w:szCs w:val="28"/>
          <w:lang w:val="en-US"/>
        </w:rPr>
        <w:t>jaliklari, turistik korxonalar va transport infratuzilmasi olingan. Tadqiqotning predmeti esa ziyorat turizmini tashkil etish va boshqarish jarayonida yuzaga keladigan ijtimoiy-iqtisodiy, tashkiliy va huquqiy munosabatlardir.</w:t>
      </w:r>
    </w:p>
    <w:p w:rsidR="000E2386" w:rsidRDefault="000E2386" w:rsidP="00F45937">
      <w:pPr>
        <w:tabs>
          <w:tab w:val="left" w:pos="0"/>
        </w:tabs>
        <w:ind w:right="142" w:firstLine="709"/>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eastAsia="Times New Roman" w:hAnsi="Times New Roman" w:cs="Times New Roman"/>
          <w:b/>
          <w:bCs/>
          <w:iCs/>
          <w:sz w:val="28"/>
          <w:szCs w:val="28"/>
          <w:lang w:val="en-US"/>
        </w:rPr>
        <w:t>Tadqiqotning nazariy va uslubiy asoslari.</w:t>
      </w:r>
      <w:r>
        <w:rPr>
          <w:rFonts w:ascii="Times New Roman" w:eastAsia="Times New Roman" w:hAnsi="Times New Roman" w:cs="Times New Roman"/>
          <w:iCs/>
          <w:sz w:val="28"/>
          <w:szCs w:val="28"/>
          <w:lang w:val="en-US"/>
        </w:rPr>
        <w:t xml:space="preserve"> Ishni yozishda iqtisodchi va tarixchi olimlarning turizm iqtisodiyoti, xalqaro xizmatlar bozori va islom sivilizatsiyasi tarixiga oid ilmiy asarlari, monografiyalari hamda </w:t>
      </w:r>
      <w:r w:rsidR="006D26F3">
        <w:rPr>
          <w:rFonts w:ascii="Times New Roman" w:eastAsia="Times New Roman" w:hAnsi="Times New Roman" w:cs="Times New Roman"/>
          <w:iCs/>
          <w:sz w:val="28"/>
          <w:szCs w:val="28"/>
          <w:lang w:val="en-US"/>
        </w:rPr>
        <w:t>o‘</w:t>
      </w:r>
      <w:r>
        <w:rPr>
          <w:rFonts w:ascii="Times New Roman" w:eastAsia="Times New Roman" w:hAnsi="Times New Roman" w:cs="Times New Roman"/>
          <w:iCs/>
          <w:sz w:val="28"/>
          <w:szCs w:val="28"/>
          <w:lang w:val="en-US"/>
        </w:rPr>
        <w:t>quv q</w:t>
      </w:r>
      <w:r w:rsidR="006D26F3">
        <w:rPr>
          <w:rFonts w:ascii="Times New Roman" w:eastAsia="Times New Roman" w:hAnsi="Times New Roman" w:cs="Times New Roman"/>
          <w:iCs/>
          <w:sz w:val="28"/>
          <w:szCs w:val="28"/>
          <w:lang w:val="en-US"/>
        </w:rPr>
        <w:t>o‘</w:t>
      </w:r>
      <w:r>
        <w:rPr>
          <w:rFonts w:ascii="Times New Roman" w:eastAsia="Times New Roman" w:hAnsi="Times New Roman" w:cs="Times New Roman"/>
          <w:iCs/>
          <w:sz w:val="28"/>
          <w:szCs w:val="28"/>
          <w:lang w:val="en-US"/>
        </w:rPr>
        <w:t>llanmalaridan foydalanildi. Jumladan, J.Pine, J.Gilmore kabi xorijiy ol</w:t>
      </w:r>
      <w:r w:rsidR="00166C0A">
        <w:rPr>
          <w:rFonts w:ascii="Times New Roman" w:eastAsia="Times New Roman" w:hAnsi="Times New Roman" w:cs="Times New Roman"/>
          <w:iCs/>
          <w:sz w:val="28"/>
          <w:szCs w:val="28"/>
          <w:lang w:val="en-US"/>
        </w:rPr>
        <w:t>imlarning “Tajriba iqtisodiyoti”</w:t>
      </w:r>
      <w:r>
        <w:rPr>
          <w:rFonts w:ascii="Times New Roman" w:eastAsia="Times New Roman" w:hAnsi="Times New Roman" w:cs="Times New Roman"/>
          <w:iCs/>
          <w:sz w:val="28"/>
          <w:szCs w:val="28"/>
          <w:lang w:val="en-US"/>
        </w:rPr>
        <w:t xml:space="preserve">, shuningdek, mahalliy olimlarning Buxoro tarixi va turizm va ziyorat turizmiga  oid  ilmiy  tadqiqotlari </w:t>
      </w:r>
      <w:r w:rsidR="006D26F3">
        <w:rPr>
          <w:rFonts w:ascii="Times New Roman" w:eastAsia="Times New Roman" w:hAnsi="Times New Roman" w:cs="Times New Roman"/>
          <w:iCs/>
          <w:sz w:val="28"/>
          <w:szCs w:val="28"/>
          <w:lang w:val="en-US"/>
        </w:rPr>
        <w:t>o‘</w:t>
      </w:r>
      <w:r>
        <w:rPr>
          <w:rFonts w:ascii="Times New Roman" w:eastAsia="Times New Roman" w:hAnsi="Times New Roman" w:cs="Times New Roman"/>
          <w:iCs/>
          <w:sz w:val="28"/>
          <w:szCs w:val="28"/>
          <w:lang w:val="en-US"/>
        </w:rPr>
        <w:t>rganildi.</w:t>
      </w:r>
    </w:p>
    <w:p w:rsidR="000E2386" w:rsidRDefault="000E2386" w:rsidP="00F45937">
      <w:pPr>
        <w:tabs>
          <w:tab w:val="left" w:pos="0"/>
        </w:tabs>
        <w:ind w:right="142" w:firstLine="709"/>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eastAsia="Times New Roman" w:hAnsi="Times New Roman" w:cs="Times New Roman"/>
          <w:b/>
          <w:bCs/>
          <w:iCs/>
          <w:sz w:val="28"/>
          <w:szCs w:val="28"/>
          <w:lang w:val="en-US"/>
        </w:rPr>
        <w:t>Tadqiqotning axborot bazasi.</w:t>
      </w:r>
      <w:r>
        <w:rPr>
          <w:rFonts w:ascii="Times New Roman" w:eastAsia="Times New Roman" w:hAnsi="Times New Roman" w:cs="Times New Roman"/>
          <w:iCs/>
          <w:sz w:val="28"/>
          <w:szCs w:val="28"/>
          <w:lang w:val="en-US"/>
        </w:rPr>
        <w:t xml:space="preserve"> </w:t>
      </w:r>
      <w:r w:rsidR="006D26F3">
        <w:rPr>
          <w:rFonts w:ascii="Times New Roman" w:eastAsia="Times New Roman" w:hAnsi="Times New Roman" w:cs="Times New Roman"/>
          <w:iCs/>
          <w:sz w:val="28"/>
          <w:szCs w:val="28"/>
          <w:lang w:val="en-US"/>
        </w:rPr>
        <w:t>O‘</w:t>
      </w:r>
      <w:r>
        <w:rPr>
          <w:rFonts w:ascii="Times New Roman" w:eastAsia="Times New Roman" w:hAnsi="Times New Roman" w:cs="Times New Roman"/>
          <w:iCs/>
          <w:sz w:val="28"/>
          <w:szCs w:val="28"/>
          <w:lang w:val="en-US"/>
        </w:rPr>
        <w:t xml:space="preserve">zbekiston Respublikasi Prezidentining Farmon va qarorlari, Vazirlar Mahkamasi qarorlari, </w:t>
      </w:r>
      <w:r w:rsidR="006D26F3">
        <w:rPr>
          <w:rFonts w:ascii="Times New Roman" w:eastAsia="Times New Roman" w:hAnsi="Times New Roman" w:cs="Times New Roman"/>
          <w:iCs/>
          <w:sz w:val="28"/>
          <w:szCs w:val="28"/>
          <w:lang w:val="en-US"/>
        </w:rPr>
        <w:t>O‘</w:t>
      </w:r>
      <w:r>
        <w:rPr>
          <w:rFonts w:ascii="Times New Roman" w:eastAsia="Times New Roman" w:hAnsi="Times New Roman" w:cs="Times New Roman"/>
          <w:iCs/>
          <w:sz w:val="28"/>
          <w:szCs w:val="28"/>
          <w:lang w:val="en-US"/>
        </w:rPr>
        <w:t>zbekiston Respublikasi Prezidenti huz</w:t>
      </w:r>
      <w:r w:rsidR="00166C0A">
        <w:rPr>
          <w:rFonts w:ascii="Times New Roman" w:eastAsia="Times New Roman" w:hAnsi="Times New Roman" w:cs="Times New Roman"/>
          <w:iCs/>
          <w:sz w:val="28"/>
          <w:szCs w:val="28"/>
          <w:lang w:val="en-US"/>
        </w:rPr>
        <w:t>uridagi Statistika agentligi ma’</w:t>
      </w:r>
      <w:r>
        <w:rPr>
          <w:rFonts w:ascii="Times New Roman" w:eastAsia="Times New Roman" w:hAnsi="Times New Roman" w:cs="Times New Roman"/>
          <w:iCs/>
          <w:sz w:val="28"/>
          <w:szCs w:val="28"/>
          <w:lang w:val="en-US"/>
        </w:rPr>
        <w:t>lumotlari, Turizm q</w:t>
      </w:r>
      <w:r w:rsidR="006D26F3">
        <w:rPr>
          <w:rFonts w:ascii="Times New Roman" w:eastAsia="Times New Roman" w:hAnsi="Times New Roman" w:cs="Times New Roman"/>
          <w:iCs/>
          <w:sz w:val="28"/>
          <w:szCs w:val="28"/>
          <w:lang w:val="en-US"/>
        </w:rPr>
        <w:t>o‘</w:t>
      </w:r>
      <w:r>
        <w:rPr>
          <w:rFonts w:ascii="Times New Roman" w:eastAsia="Times New Roman" w:hAnsi="Times New Roman" w:cs="Times New Roman"/>
          <w:iCs/>
          <w:sz w:val="28"/>
          <w:szCs w:val="28"/>
          <w:lang w:val="en-US"/>
        </w:rPr>
        <w:t xml:space="preserve">mitasining rasmiy hisobotlari, </w:t>
      </w:r>
      <w:r>
        <w:rPr>
          <w:rFonts w:ascii="Times New Roman" w:eastAsia="Times New Roman" w:hAnsi="Times New Roman" w:cs="Times New Roman"/>
          <w:iCs/>
          <w:sz w:val="28"/>
          <w:szCs w:val="28"/>
          <w:lang w:val="en-US"/>
        </w:rPr>
        <w:lastRenderedPageBreak/>
        <w:t>Buxoro viloyat turizm boshqarmasining joriy ma‘lumotlari hamda turli xalqaro tashkilotlar (UNWTO, Crescent Rating, Mastercard) hisobotlari tashkil etadi.</w:t>
      </w:r>
    </w:p>
    <w:p w:rsidR="000E2386" w:rsidRDefault="000E2386" w:rsidP="00F45937">
      <w:pPr>
        <w:tabs>
          <w:tab w:val="left" w:pos="0"/>
        </w:tabs>
        <w:ind w:right="142" w:firstLine="709"/>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Bitiruv malakaviy ishining amaliy ahamiyati</w:t>
      </w:r>
      <w:r>
        <w:rPr>
          <w:rFonts w:ascii="Times New Roman" w:hAnsi="Times New Roman" w:cs="Times New Roman"/>
          <w:b/>
          <w:bCs/>
          <w:i/>
          <w:iCs/>
          <w:sz w:val="28"/>
          <w:szCs w:val="28"/>
          <w:lang w:val="en-US"/>
        </w:rPr>
        <w:t xml:space="preserve">. </w:t>
      </w:r>
      <w:r>
        <w:rPr>
          <w:rFonts w:ascii="Times New Roman" w:hAnsi="Times New Roman" w:cs="Times New Roman"/>
          <w:sz w:val="28"/>
          <w:szCs w:val="28"/>
          <w:lang w:val="en-US"/>
        </w:rPr>
        <w:t>Bitiruv malakaviy ishining amaliy ahamiyati shundaki, undagi alohida amaliy takliflar va tavsiyalar Buxoro vohasida ziyorat turizmi faoliyati bilan shu</w:t>
      </w:r>
      <w:r w:rsidR="006D26F3">
        <w:rPr>
          <w:rFonts w:ascii="Times New Roman" w:hAnsi="Times New Roman" w:cs="Times New Roman"/>
          <w:sz w:val="28"/>
          <w:szCs w:val="28"/>
          <w:lang w:val="en-US"/>
        </w:rPr>
        <w:t>g‘</w:t>
      </w:r>
      <w:r>
        <w:rPr>
          <w:rFonts w:ascii="Times New Roman" w:hAnsi="Times New Roman" w:cs="Times New Roman"/>
          <w:sz w:val="28"/>
          <w:szCs w:val="28"/>
          <w:lang w:val="en-US"/>
        </w:rPr>
        <w:t>ullanuvchi korxonalardan foydalanishni yanada takomillashtirishda q</w:t>
      </w:r>
      <w:r w:rsidR="006D26F3">
        <w:rPr>
          <w:rFonts w:ascii="Times New Roman" w:hAnsi="Times New Roman" w:cs="Times New Roman"/>
          <w:sz w:val="28"/>
          <w:szCs w:val="28"/>
          <w:lang w:val="en-US"/>
        </w:rPr>
        <w:t>o‘</w:t>
      </w:r>
      <w:r>
        <w:rPr>
          <w:rFonts w:ascii="Times New Roman" w:hAnsi="Times New Roman" w:cs="Times New Roman"/>
          <w:sz w:val="28"/>
          <w:szCs w:val="28"/>
          <w:lang w:val="en-US"/>
        </w:rPr>
        <w:t>llanilishi mumkin.</w:t>
      </w:r>
    </w:p>
    <w:p w:rsidR="00DF49FF" w:rsidRPr="00DF49FF" w:rsidRDefault="000E2386" w:rsidP="00F45937">
      <w:pPr>
        <w:tabs>
          <w:tab w:val="left" w:pos="0"/>
        </w:tabs>
        <w:ind w:right="142" w:firstLine="709"/>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b/>
          <w:bCs/>
          <w:sz w:val="28"/>
          <w:szCs w:val="28"/>
          <w:lang w:val="en-US"/>
        </w:rPr>
        <w:t>Bitiruv malakaviy ishning tarkibi</w:t>
      </w:r>
      <w:r>
        <w:rPr>
          <w:rFonts w:ascii="Times New Roman" w:hAnsi="Times New Roman" w:cs="Times New Roman"/>
          <w:sz w:val="28"/>
          <w:szCs w:val="28"/>
          <w:lang w:val="en-US"/>
        </w:rPr>
        <w:t>: kirish, ikki bob, t</w:t>
      </w:r>
      <w:r w:rsidR="006D26F3">
        <w:rPr>
          <w:rFonts w:ascii="Times New Roman" w:hAnsi="Times New Roman" w:cs="Times New Roman"/>
          <w:sz w:val="28"/>
          <w:szCs w:val="28"/>
          <w:lang w:val="en-US"/>
        </w:rPr>
        <w:t>o‘</w:t>
      </w:r>
      <w:r>
        <w:rPr>
          <w:rFonts w:ascii="Times New Roman" w:hAnsi="Times New Roman" w:cs="Times New Roman"/>
          <w:sz w:val="28"/>
          <w:szCs w:val="28"/>
          <w:lang w:val="en-US"/>
        </w:rPr>
        <w:t>rt paragraf,  xulosa, taklif va tavsiyalar, foydalanilgan adabiyotlar r</w:t>
      </w:r>
      <w:r w:rsidR="006D26F3">
        <w:rPr>
          <w:rFonts w:ascii="Times New Roman" w:hAnsi="Times New Roman" w:cs="Times New Roman"/>
          <w:sz w:val="28"/>
          <w:szCs w:val="28"/>
          <w:lang w:val="en-US"/>
        </w:rPr>
        <w:t>o‘</w:t>
      </w:r>
      <w:r>
        <w:rPr>
          <w:rFonts w:ascii="Times New Roman" w:hAnsi="Times New Roman" w:cs="Times New Roman"/>
          <w:sz w:val="28"/>
          <w:szCs w:val="28"/>
          <w:lang w:val="en-US"/>
        </w:rPr>
        <w:t>yxati, ilovalardan iborat.</w:t>
      </w:r>
    </w:p>
    <w:p w:rsidR="00DF49FF" w:rsidRDefault="00DF49FF" w:rsidP="00F45937">
      <w:pPr>
        <w:tabs>
          <w:tab w:val="left" w:pos="0"/>
        </w:tabs>
        <w:ind w:right="142" w:firstLine="709"/>
        <w:rPr>
          <w:rFonts w:ascii="Times New Roman" w:eastAsia="Calibri" w:hAnsi="Times New Roman" w:cs="Times New Roman"/>
          <w:b/>
          <w:sz w:val="28"/>
          <w:szCs w:val="28"/>
          <w:lang w:val="en-US"/>
        </w:rPr>
      </w:pPr>
      <w:r>
        <w:rPr>
          <w:rFonts w:ascii="Times New Roman" w:eastAsia="Calibri" w:hAnsi="Times New Roman" w:cs="Times New Roman"/>
          <w:b/>
          <w:sz w:val="28"/>
          <w:szCs w:val="28"/>
          <w:lang w:val="en-US"/>
        </w:rPr>
        <w:br w:type="page"/>
      </w:r>
    </w:p>
    <w:p w:rsidR="001B56E5" w:rsidRPr="001B56E5" w:rsidRDefault="001B56E5" w:rsidP="007E4DD5">
      <w:pPr>
        <w:tabs>
          <w:tab w:val="left" w:pos="0"/>
        </w:tabs>
        <w:spacing w:after="240"/>
        <w:ind w:right="142" w:firstLine="709"/>
        <w:jc w:val="center"/>
        <w:rPr>
          <w:rFonts w:ascii="Times New Roman" w:eastAsia="Calibri" w:hAnsi="Times New Roman" w:cs="Times New Roman"/>
          <w:sz w:val="28"/>
          <w:szCs w:val="28"/>
          <w:lang w:val="en-US"/>
        </w:rPr>
      </w:pPr>
      <w:r w:rsidRPr="001B56E5">
        <w:rPr>
          <w:rFonts w:ascii="Times New Roman" w:eastAsia="Calibri" w:hAnsi="Times New Roman" w:cs="Times New Roman"/>
          <w:b/>
          <w:sz w:val="28"/>
          <w:szCs w:val="28"/>
          <w:lang w:val="en-US"/>
        </w:rPr>
        <w:lastRenderedPageBreak/>
        <w:t>I BOB</w:t>
      </w:r>
      <w:r w:rsidRPr="001B56E5">
        <w:rPr>
          <w:rFonts w:ascii="Times New Roman" w:eastAsia="Calibri" w:hAnsi="Times New Roman" w:cs="Times New Roman"/>
          <w:sz w:val="28"/>
          <w:szCs w:val="28"/>
          <w:lang w:val="en-US"/>
        </w:rPr>
        <w:t xml:space="preserve">. </w:t>
      </w:r>
      <w:r w:rsidRPr="001B56E5">
        <w:rPr>
          <w:rFonts w:ascii="Times New Roman" w:eastAsia="Calibri" w:hAnsi="Times New Roman" w:cs="Times New Roman"/>
          <w:b/>
          <w:sz w:val="28"/>
          <w:szCs w:val="28"/>
          <w:lang w:val="en-US"/>
        </w:rPr>
        <w:t>BUXORODA ZIYORAT TURIZMINING SHAKLLANISHI VA RIVOJLANISHI</w:t>
      </w:r>
      <w:r w:rsidRPr="001B56E5">
        <w:rPr>
          <w:rFonts w:ascii="Times New Roman" w:eastAsia="Calibri" w:hAnsi="Times New Roman" w:cs="Times New Roman"/>
          <w:sz w:val="28"/>
          <w:szCs w:val="28"/>
          <w:lang w:val="en-US"/>
        </w:rPr>
        <w:t xml:space="preserve">, </w:t>
      </w:r>
      <w:r w:rsidR="00217F24" w:rsidRPr="001B56E5">
        <w:rPr>
          <w:rFonts w:ascii="Times New Roman" w:eastAsia="Calibri" w:hAnsi="Times New Roman" w:cs="Times New Roman"/>
          <w:b/>
          <w:sz w:val="28"/>
          <w:szCs w:val="28"/>
          <w:lang w:val="en-US"/>
        </w:rPr>
        <w:t>UNING TARIXIY ASOSLARI</w:t>
      </w:r>
    </w:p>
    <w:p w:rsidR="001B56E5" w:rsidRPr="001B56E5" w:rsidRDefault="004F7FCC" w:rsidP="004F7FCC">
      <w:pPr>
        <w:tabs>
          <w:tab w:val="left" w:pos="0"/>
        </w:tabs>
        <w:spacing w:after="240"/>
        <w:ind w:left="1414" w:right="142"/>
        <w:contextualSpacing/>
        <w:jc w:val="center"/>
        <w:rPr>
          <w:rFonts w:ascii="Times New Roman" w:eastAsia="Calibri" w:hAnsi="Times New Roman" w:cs="Times New Roman"/>
          <w:b/>
          <w:sz w:val="28"/>
          <w:szCs w:val="28"/>
          <w:lang w:val="en-US"/>
        </w:rPr>
      </w:pPr>
      <w:r>
        <w:rPr>
          <w:rFonts w:ascii="Times New Roman" w:eastAsia="Calibri" w:hAnsi="Times New Roman" w:cs="Times New Roman"/>
          <w:b/>
          <w:sz w:val="28"/>
          <w:szCs w:val="28"/>
          <w:lang w:val="en-US"/>
        </w:rPr>
        <w:t xml:space="preserve">1.1. </w:t>
      </w:r>
      <w:r w:rsidR="001B56E5" w:rsidRPr="001B56E5">
        <w:rPr>
          <w:rFonts w:ascii="Times New Roman" w:eastAsia="Calibri" w:hAnsi="Times New Roman" w:cs="Times New Roman"/>
          <w:b/>
          <w:sz w:val="28"/>
          <w:szCs w:val="28"/>
          <w:lang w:val="en-US"/>
        </w:rPr>
        <w:t xml:space="preserve">Buxoroda turizm rivoji uchun yaratilgan shart-sharoitlar va imkoniyatlar, ziyorat markazi sifatidagi </w:t>
      </w:r>
      <w:r w:rsidR="006D26F3">
        <w:rPr>
          <w:rFonts w:ascii="Times New Roman" w:eastAsia="Calibri" w:hAnsi="Times New Roman" w:cs="Times New Roman"/>
          <w:b/>
          <w:sz w:val="28"/>
          <w:szCs w:val="28"/>
          <w:lang w:val="en-US"/>
        </w:rPr>
        <w:t>o‘</w:t>
      </w:r>
      <w:r w:rsidR="001B56E5" w:rsidRPr="001B56E5">
        <w:rPr>
          <w:rFonts w:ascii="Times New Roman" w:eastAsia="Calibri" w:hAnsi="Times New Roman" w:cs="Times New Roman"/>
          <w:b/>
          <w:sz w:val="28"/>
          <w:szCs w:val="28"/>
          <w:lang w:val="en-US"/>
        </w:rPr>
        <w:t>rni</w:t>
      </w:r>
    </w:p>
    <w:p w:rsidR="001B56E5" w:rsidRPr="001B56E5" w:rsidRDefault="001B56E5" w:rsidP="00F45937">
      <w:pPr>
        <w:tabs>
          <w:tab w:val="left" w:pos="0"/>
        </w:tabs>
        <w:ind w:right="142" w:firstLine="709"/>
        <w:rPr>
          <w:rFonts w:ascii="Times New Roman" w:eastAsia="Times New Roman" w:hAnsi="Times New Roman" w:cs="Times New Roman"/>
          <w:sz w:val="28"/>
          <w:szCs w:val="28"/>
          <w:lang w:val="en-US" w:eastAsia="ru-RU"/>
        </w:rPr>
      </w:pPr>
      <w:r w:rsidRPr="001B56E5">
        <w:rPr>
          <w:rFonts w:ascii="Times New Roman" w:eastAsia="Times New Roman" w:hAnsi="Times New Roman" w:cs="Times New Roman"/>
          <w:sz w:val="28"/>
          <w:szCs w:val="28"/>
          <w:lang w:val="en-US" w:eastAsia="ru-RU"/>
        </w:rPr>
        <w:t xml:space="preserve">Buxoro azaldan </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zining tabarruk qadamjolari, maftunkor tarixiy obidalari, oʻziga xos koʻchalari, mehmondoʻst aho</w:t>
      </w:r>
      <w:r w:rsidR="00B22CBF">
        <w:rPr>
          <w:rFonts w:ascii="Times New Roman" w:eastAsia="Times New Roman" w:hAnsi="Times New Roman" w:cs="Times New Roman"/>
          <w:sz w:val="28"/>
          <w:szCs w:val="28"/>
          <w:lang w:val="en-US" w:eastAsia="ru-RU"/>
        </w:rPr>
        <w:t>lisi bilan butun dunyoga ma’lum-u</w:t>
      </w:r>
      <w:r w:rsidRPr="001B56E5">
        <w:rPr>
          <w:rFonts w:ascii="Times New Roman" w:eastAsia="Times New Roman" w:hAnsi="Times New Roman" w:cs="Times New Roman"/>
          <w:sz w:val="28"/>
          <w:szCs w:val="28"/>
          <w:lang w:val="en-US" w:eastAsia="ru-RU"/>
        </w:rPr>
        <w:t xml:space="preserve"> mashhur boʻlib kelmoqda. Bu tarixiy maskan islom dinining markazi, sharif va faxrli shahar, shaharlar imomi, degan nomlar bilan  ham eʼzozlanib kelinadi. Bu sharif shah</w:t>
      </w:r>
      <w:r w:rsidR="00B22CBF">
        <w:rPr>
          <w:rFonts w:ascii="Times New Roman" w:eastAsia="Times New Roman" w:hAnsi="Times New Roman" w:cs="Times New Roman"/>
          <w:sz w:val="28"/>
          <w:szCs w:val="28"/>
          <w:lang w:val="en-US" w:eastAsia="ru-RU"/>
        </w:rPr>
        <w:t>a</w:t>
      </w:r>
      <w:r w:rsidRPr="001B56E5">
        <w:rPr>
          <w:rFonts w:ascii="Times New Roman" w:eastAsia="Times New Roman" w:hAnsi="Times New Roman" w:cs="Times New Roman"/>
          <w:sz w:val="28"/>
          <w:szCs w:val="28"/>
          <w:lang w:val="en-US" w:eastAsia="ru-RU"/>
        </w:rPr>
        <w:t>rga yiliga dunyoning turli nuqtalaridan minglab sayyohlar kelishadi. Ular bu tarixiy maskanda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plab obidalar, masjid</w:t>
      </w:r>
      <w:r w:rsidR="00B22CBF">
        <w:rPr>
          <w:rFonts w:ascii="Times New Roman" w:eastAsia="Times New Roman" w:hAnsi="Times New Roman" w:cs="Times New Roman"/>
          <w:sz w:val="28"/>
          <w:szCs w:val="28"/>
          <w:lang w:val="en-US" w:eastAsia="ru-RU"/>
        </w:rPr>
        <w:t>-</w:t>
      </w:r>
      <w:r w:rsidRPr="001B56E5">
        <w:rPr>
          <w:rFonts w:ascii="Times New Roman" w:eastAsia="Times New Roman" w:hAnsi="Times New Roman" w:cs="Times New Roman"/>
          <w:sz w:val="28"/>
          <w:szCs w:val="28"/>
          <w:lang w:val="en-US" w:eastAsia="ru-RU"/>
        </w:rPr>
        <w:t>u madrasalarni tomosha qilib, qadimiy tarix bilan yuzlashadilar. Insoniyatning asrlar davomida unutilmasdan yashab kelayotgan ezgu tutumlari, madaniyati va qadriyatlariga guvoh b</w:t>
      </w:r>
      <w:r w:rsidR="006D26F3">
        <w:rPr>
          <w:rFonts w:ascii="Times New Roman" w:eastAsia="Times New Roman" w:hAnsi="Times New Roman" w:cs="Times New Roman"/>
          <w:sz w:val="28"/>
          <w:szCs w:val="28"/>
          <w:lang w:val="en-US" w:eastAsia="ru-RU"/>
        </w:rPr>
        <w:t>o‘</w:t>
      </w:r>
      <w:r w:rsidR="000B6A5D">
        <w:rPr>
          <w:rFonts w:ascii="Times New Roman" w:eastAsia="Times New Roman" w:hAnsi="Times New Roman" w:cs="Times New Roman"/>
          <w:sz w:val="28"/>
          <w:szCs w:val="28"/>
          <w:lang w:val="en-US" w:eastAsia="ru-RU"/>
        </w:rPr>
        <w:t xml:space="preserve">lib, ularning mohiyatida yotgan </w:t>
      </w:r>
      <w:r w:rsidRPr="001B56E5">
        <w:rPr>
          <w:rFonts w:ascii="Times New Roman" w:eastAsia="Times New Roman" w:hAnsi="Times New Roman" w:cs="Times New Roman"/>
          <w:sz w:val="28"/>
          <w:szCs w:val="28"/>
          <w:lang w:val="en-US" w:eastAsia="ru-RU"/>
        </w:rPr>
        <w:t>umumbashariylik, boqiylik sirlarini anglashga urinadilar, harakat qiladilar va barcha bayram</w:t>
      </w:r>
      <w:r w:rsidR="00B22CBF">
        <w:rPr>
          <w:rFonts w:ascii="Times New Roman" w:eastAsia="Times New Roman" w:hAnsi="Times New Roman" w:cs="Times New Roman"/>
          <w:sz w:val="28"/>
          <w:szCs w:val="28"/>
          <w:lang w:val="en-US" w:eastAsia="ru-RU"/>
        </w:rPr>
        <w:t>-</w:t>
      </w:r>
      <w:r w:rsidRPr="001B56E5">
        <w:rPr>
          <w:rFonts w:ascii="Times New Roman" w:eastAsia="Times New Roman" w:hAnsi="Times New Roman" w:cs="Times New Roman"/>
          <w:sz w:val="28"/>
          <w:szCs w:val="28"/>
          <w:lang w:val="en-US" w:eastAsia="ru-RU"/>
        </w:rPr>
        <w:t>u tantanalarga sherik b</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ladilar. Islom dini peshvolari, allomalari, aziz-avliyolari bosgan tuproqni, q</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llarining qaynoq tafti qolgan masjid-u minoralarni, ruhlari kezib yurgan manzillarni ziyorat qilishga oshiqadilar.</w:t>
      </w:r>
      <w:r w:rsidR="00B22CBF">
        <w:rPr>
          <w:rFonts w:ascii="Times New Roman" w:eastAsia="Times New Roman" w:hAnsi="Times New Roman" w:cs="Times New Roman"/>
          <w:sz w:val="28"/>
          <w:szCs w:val="28"/>
          <w:lang w:val="en-US" w:eastAsia="ru-RU"/>
        </w:rPr>
        <w:t xml:space="preserve"> 1993-yili s</w:t>
      </w:r>
      <w:r w:rsidRPr="001B56E5">
        <w:rPr>
          <w:rFonts w:ascii="Times New Roman" w:eastAsia="Times New Roman" w:hAnsi="Times New Roman" w:cs="Times New Roman"/>
          <w:sz w:val="28"/>
          <w:szCs w:val="28"/>
          <w:lang w:val="en-US" w:eastAsia="ru-RU"/>
        </w:rPr>
        <w:t>haharning markazi YUNESCO jahon merosi roʻyxatiga kiritilgandan s</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ng, shahar</w:t>
      </w:r>
      <w:r w:rsidR="00B22CBF">
        <w:rPr>
          <w:rFonts w:ascii="Times New Roman" w:eastAsia="Times New Roman" w:hAnsi="Times New Roman" w:cs="Times New Roman"/>
          <w:sz w:val="28"/>
          <w:szCs w:val="28"/>
          <w:lang w:val="en-US" w:eastAsia="ru-RU"/>
        </w:rPr>
        <w:t>ga</w:t>
      </w:r>
      <w:r w:rsidRPr="001B56E5">
        <w:rPr>
          <w:rFonts w:ascii="Times New Roman" w:eastAsia="Times New Roman" w:hAnsi="Times New Roman" w:cs="Times New Roman"/>
          <w:sz w:val="28"/>
          <w:szCs w:val="28"/>
          <w:lang w:val="en-US" w:eastAsia="ru-RU"/>
        </w:rPr>
        <w:t xml:space="preserve"> boʻlgan e’tibor yanada kuchaydi. Viloyatda koʻplab qadimiy masjid va madrasalar mavjud boʻlib, bunday tabarruk zaminni ziyorat qilish sayyohlarga islom meʼmorchiligi va madaniyatining bebaho merosi bilan yaqindan tanishish imkonini beradi. Viloyatda joylashgan bunday ziyoratgohlarning har birining  tarixiy ildizga uzoq oʻtmishga borib taqaladi va Buxoro taraqqiyotining turli bosqichlarini oʻzida ifoda etadi.</w:t>
      </w:r>
      <w:r w:rsidRPr="001B56E5">
        <w:rPr>
          <w:rFonts w:ascii="Times New Roman" w:eastAsia="Times New Roman" w:hAnsi="Times New Roman" w:cs="Times New Roman"/>
          <w:sz w:val="24"/>
          <w:szCs w:val="24"/>
          <w:lang w:val="en-US" w:eastAsia="ru-RU"/>
        </w:rPr>
        <w:t xml:space="preserve">  </w:t>
      </w:r>
      <w:r w:rsidRPr="001B56E5">
        <w:rPr>
          <w:rFonts w:ascii="Times New Roman" w:eastAsia="Times New Roman" w:hAnsi="Times New Roman" w:cs="Times New Roman"/>
          <w:sz w:val="28"/>
          <w:szCs w:val="28"/>
          <w:lang w:val="en-US" w:eastAsia="ru-RU"/>
        </w:rPr>
        <w:t>Masalan, Buxoroning qadimiy madrasalaridan biri b</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lmish Koʻkaldosh madrasasi nafis naqshinkor koʻrinishi bilan boy oʻzbek meʼmorchiligining noyob qirralarini ochib beradi. Kalon masjidi esa yirik koʻlami va betakror meʼmorchiligi bilan har qanday sayyohni oʻziga jalb etmay qoʻymaydi. Ismoil Somoniy maqbarasi shunday tarixiy maskanlardan biri boʻlib, Buxoroning boy madaniy merosini ifodalovchi eng qadimiy </w:t>
      </w:r>
      <w:r w:rsidRPr="001B56E5">
        <w:rPr>
          <w:rFonts w:ascii="Times New Roman" w:eastAsia="Times New Roman" w:hAnsi="Times New Roman" w:cs="Times New Roman"/>
          <w:sz w:val="28"/>
          <w:szCs w:val="28"/>
          <w:lang w:val="en-US" w:eastAsia="ru-RU"/>
        </w:rPr>
        <w:lastRenderedPageBreak/>
        <w:t>tarixiy yodgorliklardan hisoblanadi. Mazkur obyektlarning har biri oʻzbek meʼmorchiligining noyob durdonalari boʻlibgina qolmay, ularni barpo etganlarning hayoti va eʼtiqodi toʻgʻrisida hikoya qiluvchi bebaho tarixiy maʼlumotlarni oʻz ichiga olgan. Eski shaharga tashrif buyurgan sayyoh nafaqat islom meʼmorchiligining goʻzalligidan bahra oladi, balki davr ruhini ham oʻziga his qilish imkoniyatiga ega boʻladi. Bunday bebaho sayohat Buxoro boy madaniy merosi</w:t>
      </w:r>
      <w:r w:rsidR="00B22CBF">
        <w:rPr>
          <w:rFonts w:ascii="Times New Roman" w:eastAsia="Times New Roman" w:hAnsi="Times New Roman" w:cs="Times New Roman"/>
          <w:sz w:val="28"/>
          <w:szCs w:val="28"/>
          <w:lang w:val="en-US" w:eastAsia="ru-RU"/>
        </w:rPr>
        <w:t>ning qadr-qimmatini, qadimiy tar</w:t>
      </w:r>
      <w:r w:rsidRPr="001B56E5">
        <w:rPr>
          <w:rFonts w:ascii="Times New Roman" w:eastAsia="Times New Roman" w:hAnsi="Times New Roman" w:cs="Times New Roman"/>
          <w:sz w:val="28"/>
          <w:szCs w:val="28"/>
          <w:lang w:val="en-US" w:eastAsia="ru-RU"/>
        </w:rPr>
        <w:t>ixini, milliy qadriyat</w:t>
      </w:r>
      <w:r w:rsidR="00B22CBF">
        <w:rPr>
          <w:rFonts w:ascii="Times New Roman" w:eastAsia="Times New Roman" w:hAnsi="Times New Roman" w:cs="Times New Roman"/>
          <w:sz w:val="28"/>
          <w:szCs w:val="28"/>
          <w:lang w:val="en-US" w:eastAsia="ru-RU"/>
        </w:rPr>
        <w:t>-</w:t>
      </w:r>
      <w:r w:rsidRPr="001B56E5">
        <w:rPr>
          <w:rFonts w:ascii="Times New Roman" w:eastAsia="Times New Roman" w:hAnsi="Times New Roman" w:cs="Times New Roman"/>
          <w:sz w:val="28"/>
          <w:szCs w:val="28"/>
          <w:lang w:val="en-US" w:eastAsia="ru-RU"/>
        </w:rPr>
        <w:t>u an’analarini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ribgina qolmay,  anglash imkonini ham beradi. </w:t>
      </w:r>
    </w:p>
    <w:p w:rsidR="001B56E5" w:rsidRPr="001B56E5" w:rsidRDefault="001B56E5" w:rsidP="00F45937">
      <w:pPr>
        <w:tabs>
          <w:tab w:val="left" w:pos="0"/>
        </w:tabs>
        <w:ind w:right="142" w:firstLine="709"/>
        <w:rPr>
          <w:rFonts w:ascii="Times New Roman" w:eastAsia="Calibri" w:hAnsi="Times New Roman" w:cs="Times New Roman"/>
          <w:sz w:val="28"/>
          <w:szCs w:val="28"/>
          <w:lang w:val="en-US"/>
        </w:rPr>
      </w:pPr>
      <w:r w:rsidRPr="001B56E5">
        <w:rPr>
          <w:rFonts w:ascii="Times New Roman" w:eastAsia="Calibri" w:hAnsi="Times New Roman" w:cs="Times New Roman"/>
          <w:sz w:val="28"/>
          <w:szCs w:val="28"/>
          <w:lang w:val="en-US"/>
        </w:rPr>
        <w:t>Mamlakatimizda milliy iqtisodiyotni modernizatsiya qilish sharoitida xizmat k</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rsatish sohasini rivojlantirish zarurati tobora ortib bormoqda. Mazkur sohani rivojlantirishning mamlakatimiz iqtisodiyotidagi ahamiyati haqida s</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 xml:space="preserve">z borar ekan, </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zbekiston Respublikasi Prezidenti Shavkat Mirziyoyevning Oliy Majlisga Murojaatnomasida mamlakatimizda turizm industriyasini rivojlantirish xususida: “Bizda turizm k</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pincha qadimiy shaharlarimiz, tarixiy-madaniy yodgorliklar doirasida cheklanib qolmoqda. Vaholanki, mamlakatimizning betakror tabiati, milliy q</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riqxonalar, to</w:t>
      </w:r>
      <w:r w:rsidR="006D26F3">
        <w:rPr>
          <w:rFonts w:ascii="Times New Roman" w:eastAsia="Calibri" w:hAnsi="Times New Roman" w:cs="Times New Roman"/>
          <w:sz w:val="28"/>
          <w:szCs w:val="28"/>
          <w:lang w:val="en-US"/>
        </w:rPr>
        <w:t>g‘</w:t>
      </w:r>
      <w:r w:rsidRPr="001B56E5">
        <w:rPr>
          <w:rFonts w:ascii="Times New Roman" w:eastAsia="Calibri" w:hAnsi="Times New Roman" w:cs="Times New Roman"/>
          <w:sz w:val="28"/>
          <w:szCs w:val="28"/>
          <w:lang w:val="en-US"/>
        </w:rPr>
        <w:t>li hududlarda turizmni rivojlantirish uchun katta salohiyat mavjud. Ayniqsa, tibbiyot turizmi, ziyorat turizmi va ekoturizmni rivojlantirish nafaqat iqtisodiyot, balki ijtimoiy sohalar rivojiga ham katta turtki beradi. Vazirlar Mahkamasi bir oy muddatda 2019-2025 yillarda Turizmni rivojlantirish milliy kontseptsiyasini ishlab chiqishi va ijrosini ta’</w:t>
      </w:r>
      <w:r w:rsidR="00D828C7">
        <w:rPr>
          <w:rFonts w:ascii="Times New Roman" w:eastAsia="Calibri" w:hAnsi="Times New Roman" w:cs="Times New Roman"/>
          <w:sz w:val="28"/>
          <w:szCs w:val="28"/>
          <w:lang w:val="en-US"/>
        </w:rPr>
        <w:t>minlashi zarur. Shu asosda 2025-</w:t>
      </w:r>
      <w:r w:rsidRPr="001B56E5">
        <w:rPr>
          <w:rFonts w:ascii="Times New Roman" w:eastAsia="Calibri" w:hAnsi="Times New Roman" w:cs="Times New Roman"/>
          <w:sz w:val="28"/>
          <w:szCs w:val="28"/>
          <w:lang w:val="en-US"/>
        </w:rPr>
        <w:t>yilda yurtimizga tashrif buyuradigan xorijiy sayyohlar sonini 7 million nafarga, turizm eksportidan keladigan yillik daromadni esa 2 milliard dollarga yetkazish lozim.”- deb ta’kidlaydi.</w:t>
      </w:r>
      <w:r w:rsidRPr="001B56E5">
        <w:rPr>
          <w:rFonts w:ascii="Times New Roman" w:eastAsia="Calibri" w:hAnsi="Times New Roman" w:cs="Times New Roman"/>
          <w:sz w:val="28"/>
          <w:szCs w:val="28"/>
          <w:vertAlign w:val="superscript"/>
          <w:lang w:val="en-US"/>
        </w:rPr>
        <w:footnoteReference w:id="1"/>
      </w:r>
    </w:p>
    <w:p w:rsidR="001B56E5" w:rsidRPr="001B56E5" w:rsidRDefault="00D828C7" w:rsidP="00F45937">
      <w:pPr>
        <w:tabs>
          <w:tab w:val="left" w:pos="0"/>
        </w:tabs>
        <w:ind w:right="142" w:firstLine="709"/>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2017-2021</w:t>
      </w:r>
      <w:r w:rsidR="00327B45">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w:t>
      </w:r>
      <w:r w:rsidR="00327B45">
        <w:rPr>
          <w:rFonts w:ascii="Times New Roman" w:eastAsia="Calibri" w:hAnsi="Times New Roman" w:cs="Times New Roman"/>
          <w:sz w:val="28"/>
          <w:szCs w:val="28"/>
          <w:lang w:val="en-US"/>
        </w:rPr>
        <w:t xml:space="preserve"> </w:t>
      </w:r>
      <w:r w:rsidR="001B56E5" w:rsidRPr="001B56E5">
        <w:rPr>
          <w:rFonts w:ascii="Times New Roman" w:eastAsia="Calibri" w:hAnsi="Times New Roman" w:cs="Times New Roman"/>
          <w:sz w:val="28"/>
          <w:szCs w:val="28"/>
          <w:lang w:val="en-US"/>
        </w:rPr>
        <w:t xml:space="preserve">yillarda </w:t>
      </w:r>
      <w:r w:rsidR="006D26F3">
        <w:rPr>
          <w:rFonts w:ascii="Times New Roman" w:eastAsia="Calibri" w:hAnsi="Times New Roman" w:cs="Times New Roman"/>
          <w:sz w:val="28"/>
          <w:szCs w:val="28"/>
          <w:lang w:val="en-US"/>
        </w:rPr>
        <w:t>O‘</w:t>
      </w:r>
      <w:r w:rsidR="001B56E5" w:rsidRPr="001B56E5">
        <w:rPr>
          <w:rFonts w:ascii="Times New Roman" w:eastAsia="Calibri" w:hAnsi="Times New Roman" w:cs="Times New Roman"/>
          <w:sz w:val="28"/>
          <w:szCs w:val="28"/>
          <w:lang w:val="en-US"/>
        </w:rPr>
        <w:t>zbekiston Respublikasini rivojlantirishning beshta ustuvor y</w:t>
      </w:r>
      <w:r w:rsidR="006D26F3">
        <w:rPr>
          <w:rFonts w:ascii="Times New Roman" w:eastAsia="Calibri" w:hAnsi="Times New Roman" w:cs="Times New Roman"/>
          <w:sz w:val="28"/>
          <w:szCs w:val="28"/>
          <w:lang w:val="en-US"/>
        </w:rPr>
        <w:t>o‘</w:t>
      </w:r>
      <w:r w:rsidR="001B56E5" w:rsidRPr="001B56E5">
        <w:rPr>
          <w:rFonts w:ascii="Times New Roman" w:eastAsia="Calibri" w:hAnsi="Times New Roman" w:cs="Times New Roman"/>
          <w:sz w:val="28"/>
          <w:szCs w:val="28"/>
          <w:lang w:val="en-US"/>
        </w:rPr>
        <w:t>nalishi b</w:t>
      </w:r>
      <w:r w:rsidR="006D26F3">
        <w:rPr>
          <w:rFonts w:ascii="Times New Roman" w:eastAsia="Calibri" w:hAnsi="Times New Roman" w:cs="Times New Roman"/>
          <w:sz w:val="28"/>
          <w:szCs w:val="28"/>
          <w:lang w:val="en-US"/>
        </w:rPr>
        <w:t>o‘</w:t>
      </w:r>
      <w:r w:rsidR="001B56E5" w:rsidRPr="001B56E5">
        <w:rPr>
          <w:rFonts w:ascii="Times New Roman" w:eastAsia="Calibri" w:hAnsi="Times New Roman" w:cs="Times New Roman"/>
          <w:sz w:val="28"/>
          <w:szCs w:val="28"/>
          <w:lang w:val="en-US"/>
        </w:rPr>
        <w:t>yicha Harakatlar strategiyasining “Iqtisodiyotni rivojlantirishva liberallashtirishning ustuvor y</w:t>
      </w:r>
      <w:r w:rsidR="006D26F3">
        <w:rPr>
          <w:rFonts w:ascii="Times New Roman" w:eastAsia="Calibri" w:hAnsi="Times New Roman" w:cs="Times New Roman"/>
          <w:sz w:val="28"/>
          <w:szCs w:val="28"/>
          <w:lang w:val="en-US"/>
        </w:rPr>
        <w:t>o‘</w:t>
      </w:r>
      <w:r w:rsidR="001B56E5" w:rsidRPr="001B56E5">
        <w:rPr>
          <w:rFonts w:ascii="Times New Roman" w:eastAsia="Calibri" w:hAnsi="Times New Roman" w:cs="Times New Roman"/>
          <w:sz w:val="28"/>
          <w:szCs w:val="28"/>
          <w:lang w:val="en-US"/>
        </w:rPr>
        <w:t>nalishlari” bosqichida turizm sohasini yanada rivojlantirish va uni amalga oshirish mexanizmini takomillashtirishga alohida e’tibor</w:t>
      </w:r>
      <w:r w:rsidR="000B6A5D">
        <w:rPr>
          <w:rFonts w:ascii="Times New Roman" w:eastAsia="Calibri" w:hAnsi="Times New Roman" w:cs="Times New Roman"/>
          <w:sz w:val="28"/>
          <w:szCs w:val="28"/>
          <w:lang w:val="en-US"/>
        </w:rPr>
        <w:t xml:space="preserve"> </w:t>
      </w:r>
      <w:r w:rsidR="001B56E5" w:rsidRPr="001B56E5">
        <w:rPr>
          <w:rFonts w:ascii="Times New Roman" w:eastAsia="Calibri" w:hAnsi="Times New Roman" w:cs="Times New Roman"/>
          <w:sz w:val="28"/>
          <w:szCs w:val="28"/>
          <w:lang w:val="en-US"/>
        </w:rPr>
        <w:lastRenderedPageBreak/>
        <w:t>berilgan. Jumladan, turizm sohasini yanada rivojlantirishning ustuvor y</w:t>
      </w:r>
      <w:r w:rsidR="006D26F3">
        <w:rPr>
          <w:rFonts w:ascii="Times New Roman" w:eastAsia="Calibri" w:hAnsi="Times New Roman" w:cs="Times New Roman"/>
          <w:sz w:val="28"/>
          <w:szCs w:val="28"/>
          <w:lang w:val="en-US"/>
        </w:rPr>
        <w:t>o‘</w:t>
      </w:r>
      <w:r w:rsidR="001B56E5" w:rsidRPr="001B56E5">
        <w:rPr>
          <w:rFonts w:ascii="Times New Roman" w:eastAsia="Calibri" w:hAnsi="Times New Roman" w:cs="Times New Roman"/>
          <w:sz w:val="28"/>
          <w:szCs w:val="28"/>
          <w:lang w:val="en-US"/>
        </w:rPr>
        <w:t xml:space="preserve">nalishlari etib quyidagilar belgilangan: </w:t>
      </w:r>
    </w:p>
    <w:p w:rsidR="001B56E5" w:rsidRPr="001B56E5" w:rsidRDefault="001B56E5" w:rsidP="005D0F98">
      <w:pPr>
        <w:numPr>
          <w:ilvl w:val="0"/>
          <w:numId w:val="11"/>
        </w:numPr>
        <w:tabs>
          <w:tab w:val="left" w:pos="0"/>
        </w:tabs>
        <w:ind w:left="0" w:right="142" w:firstLine="284"/>
        <w:contextualSpacing/>
        <w:rPr>
          <w:rFonts w:ascii="Times New Roman" w:eastAsia="Calibri" w:hAnsi="Times New Roman" w:cs="Times New Roman"/>
          <w:sz w:val="28"/>
          <w:szCs w:val="28"/>
          <w:lang w:val="en-US"/>
        </w:rPr>
      </w:pPr>
      <w:r w:rsidRPr="001B56E5">
        <w:rPr>
          <w:rFonts w:ascii="Times New Roman" w:eastAsia="Calibri" w:hAnsi="Times New Roman" w:cs="Times New Roman"/>
          <w:sz w:val="28"/>
          <w:szCs w:val="28"/>
          <w:lang w:val="en-US"/>
        </w:rPr>
        <w:t>turizm tarmo</w:t>
      </w:r>
      <w:r w:rsidR="006D26F3">
        <w:rPr>
          <w:rFonts w:ascii="Times New Roman" w:eastAsia="Calibri" w:hAnsi="Times New Roman" w:cs="Times New Roman"/>
          <w:sz w:val="28"/>
          <w:szCs w:val="28"/>
          <w:lang w:val="en-US"/>
        </w:rPr>
        <w:t>g‘</w:t>
      </w:r>
      <w:r w:rsidRPr="001B56E5">
        <w:rPr>
          <w:rFonts w:ascii="Times New Roman" w:eastAsia="Calibri" w:hAnsi="Times New Roman" w:cs="Times New Roman"/>
          <w:sz w:val="28"/>
          <w:szCs w:val="28"/>
          <w:lang w:val="en-US"/>
        </w:rPr>
        <w:t>ini jadal rivojlantirish, turizm sohasini boshqarish tizimini takomillashtirish;</w:t>
      </w:r>
    </w:p>
    <w:p w:rsidR="001B56E5" w:rsidRPr="001B56E5" w:rsidRDefault="001B56E5" w:rsidP="005D0F98">
      <w:pPr>
        <w:numPr>
          <w:ilvl w:val="0"/>
          <w:numId w:val="11"/>
        </w:numPr>
        <w:tabs>
          <w:tab w:val="left" w:pos="0"/>
        </w:tabs>
        <w:ind w:left="0" w:right="142" w:firstLine="284"/>
        <w:contextualSpacing/>
        <w:rPr>
          <w:rFonts w:ascii="Times New Roman" w:eastAsia="Calibri" w:hAnsi="Times New Roman" w:cs="Times New Roman"/>
          <w:sz w:val="28"/>
          <w:szCs w:val="28"/>
          <w:lang w:val="en-US"/>
        </w:rPr>
      </w:pPr>
      <w:r w:rsidRPr="001B56E5">
        <w:rPr>
          <w:rFonts w:ascii="Times New Roman" w:eastAsia="Calibri" w:hAnsi="Times New Roman" w:cs="Times New Roman"/>
          <w:sz w:val="28"/>
          <w:szCs w:val="28"/>
          <w:lang w:val="en-US"/>
        </w:rPr>
        <w:t>turizm sohasida viza, litsenziya berish va ruxsat olish tartib-taomillarini soddalashtirish;</w:t>
      </w:r>
    </w:p>
    <w:p w:rsidR="001B56E5" w:rsidRPr="001B56E5" w:rsidRDefault="001B56E5" w:rsidP="005D0F98">
      <w:pPr>
        <w:numPr>
          <w:ilvl w:val="0"/>
          <w:numId w:val="11"/>
        </w:numPr>
        <w:tabs>
          <w:tab w:val="left" w:pos="0"/>
        </w:tabs>
        <w:ind w:left="0" w:right="142" w:firstLine="284"/>
        <w:contextualSpacing/>
        <w:rPr>
          <w:rFonts w:ascii="Times New Roman" w:eastAsia="Calibri" w:hAnsi="Times New Roman" w:cs="Times New Roman"/>
          <w:sz w:val="28"/>
          <w:szCs w:val="28"/>
          <w:lang w:val="en-US"/>
        </w:rPr>
      </w:pPr>
      <w:r w:rsidRPr="001B56E5">
        <w:rPr>
          <w:rFonts w:ascii="Times New Roman" w:eastAsia="Calibri" w:hAnsi="Times New Roman" w:cs="Times New Roman"/>
          <w:sz w:val="28"/>
          <w:szCs w:val="28"/>
          <w:lang w:val="en-US"/>
        </w:rPr>
        <w:t>xorijiy investitsiyalar, jahon brendlarini faol jalb qilish, turizm sohasida biznes yuritish uchun qulay shart-sharoitlar yaratish;</w:t>
      </w:r>
    </w:p>
    <w:p w:rsidR="001B56E5" w:rsidRPr="001B56E5" w:rsidRDefault="001B56E5" w:rsidP="005D0F98">
      <w:pPr>
        <w:numPr>
          <w:ilvl w:val="0"/>
          <w:numId w:val="11"/>
        </w:numPr>
        <w:tabs>
          <w:tab w:val="left" w:pos="0"/>
        </w:tabs>
        <w:ind w:left="0" w:right="142" w:firstLine="284"/>
        <w:contextualSpacing/>
        <w:rPr>
          <w:rFonts w:ascii="Times New Roman" w:eastAsia="Calibri" w:hAnsi="Times New Roman" w:cs="Times New Roman"/>
          <w:sz w:val="28"/>
          <w:szCs w:val="28"/>
          <w:lang w:val="en-US"/>
        </w:rPr>
      </w:pPr>
      <w:r w:rsidRPr="001B56E5">
        <w:rPr>
          <w:rFonts w:ascii="Times New Roman" w:eastAsia="Calibri" w:hAnsi="Times New Roman" w:cs="Times New Roman"/>
          <w:sz w:val="28"/>
          <w:szCs w:val="28"/>
          <w:lang w:val="en-US"/>
        </w:rPr>
        <w:t>yangi turizm y</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 xml:space="preserve">nalishlarini yaratish, turizmning zamonaviy turlarini rivojlantirish, ularning jozibadorligini oshirish. </w:t>
      </w:r>
    </w:p>
    <w:p w:rsidR="001B56E5" w:rsidRPr="001B56E5" w:rsidRDefault="001B56E5" w:rsidP="00F45937">
      <w:pPr>
        <w:tabs>
          <w:tab w:val="left" w:pos="0"/>
        </w:tabs>
        <w:ind w:right="142" w:firstLine="709"/>
        <w:rPr>
          <w:rFonts w:ascii="Times New Roman" w:eastAsia="Calibri" w:hAnsi="Times New Roman" w:cs="Times New Roman"/>
          <w:sz w:val="28"/>
          <w:szCs w:val="28"/>
          <w:lang w:val="en-US"/>
        </w:rPr>
      </w:pPr>
      <w:r w:rsidRPr="001B56E5">
        <w:rPr>
          <w:rFonts w:ascii="Times New Roman" w:eastAsia="Calibri" w:hAnsi="Times New Roman" w:cs="Times New Roman"/>
          <w:sz w:val="28"/>
          <w:szCs w:val="28"/>
          <w:lang w:val="en-US"/>
        </w:rPr>
        <w:tab/>
        <w:t>Shu maqsadda, tadbirkorlar uchun keng imkoniyatlar yaratishni k</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zda tutadigan yangi tahrirdagi “turizm t</w:t>
      </w:r>
      <w:r w:rsidR="006D26F3">
        <w:rPr>
          <w:rFonts w:ascii="Times New Roman" w:eastAsia="Calibri" w:hAnsi="Times New Roman" w:cs="Times New Roman"/>
          <w:sz w:val="28"/>
          <w:szCs w:val="28"/>
          <w:lang w:val="en-US"/>
        </w:rPr>
        <w:t>o‘g‘</w:t>
      </w:r>
      <w:r w:rsidRPr="001B56E5">
        <w:rPr>
          <w:rFonts w:ascii="Times New Roman" w:eastAsia="Calibri" w:hAnsi="Times New Roman" w:cs="Times New Roman"/>
          <w:sz w:val="28"/>
          <w:szCs w:val="28"/>
          <w:lang w:val="en-US"/>
        </w:rPr>
        <w:t>risida”gi Qonun loyihasi ishlab chiqilmoqda. 2017-2021</w:t>
      </w:r>
      <w:r w:rsidR="00327B45">
        <w:rPr>
          <w:rFonts w:ascii="Times New Roman" w:eastAsia="Calibri" w:hAnsi="Times New Roman" w:cs="Times New Roman"/>
          <w:sz w:val="28"/>
          <w:szCs w:val="28"/>
          <w:lang w:val="en-US"/>
        </w:rPr>
        <w:t xml:space="preserve"> -</w:t>
      </w:r>
      <w:r w:rsidRPr="001B56E5">
        <w:rPr>
          <w:rFonts w:ascii="Times New Roman" w:eastAsia="Calibri" w:hAnsi="Times New Roman" w:cs="Times New Roman"/>
          <w:sz w:val="28"/>
          <w:szCs w:val="28"/>
          <w:lang w:val="en-US"/>
        </w:rPr>
        <w:t xml:space="preserve"> yillarda turizm sohasini jadal rivojlantirish b</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yicha dastur sayyohlar uchun m</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ljallangan ob’ektlarning har tomonlama maqbul b</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lishi, transport va mehmonxona xizmatlari hamda sayyohlik</w:t>
      </w:r>
      <w:r w:rsidRPr="001B56E5">
        <w:rPr>
          <w:rFonts w:ascii="Times New Roman" w:eastAsia="Calibri" w:hAnsi="Times New Roman" w:cs="Times New Roman"/>
          <w:lang w:val="en-US"/>
        </w:rPr>
        <w:t xml:space="preserve"> </w:t>
      </w:r>
      <w:r w:rsidRPr="001B56E5">
        <w:rPr>
          <w:rFonts w:ascii="Times New Roman" w:eastAsia="Calibri" w:hAnsi="Times New Roman" w:cs="Times New Roman"/>
          <w:sz w:val="28"/>
          <w:szCs w:val="28"/>
          <w:lang w:val="en-US"/>
        </w:rPr>
        <w:t>logistikasini takomillashtirish va sayyohlik industriyasi bilan bo</w:t>
      </w:r>
      <w:r w:rsidR="006D26F3">
        <w:rPr>
          <w:rFonts w:ascii="Times New Roman" w:eastAsia="Calibri" w:hAnsi="Times New Roman" w:cs="Times New Roman"/>
          <w:sz w:val="28"/>
          <w:szCs w:val="28"/>
          <w:lang w:val="en-US"/>
        </w:rPr>
        <w:t>g‘</w:t>
      </w:r>
      <w:r w:rsidRPr="001B56E5">
        <w:rPr>
          <w:rFonts w:ascii="Times New Roman" w:eastAsia="Calibri" w:hAnsi="Times New Roman" w:cs="Times New Roman"/>
          <w:sz w:val="28"/>
          <w:szCs w:val="28"/>
          <w:lang w:val="en-US"/>
        </w:rPr>
        <w:t>liq xizmatlarning turli sohalariga zamonaviy axborot texnologiyalarini joriy etishni ta’minlaydi. Turizm xizmat k</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rsatish sohasi va umuman iqtisodiyotning tarkibiy qismlaridan biri b</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lib, u yaxlit tizim sifatida mamlakat hamda umumjahon x</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jaligining ma’lum unsurlari bilan uzviy aloqada ekanligi ma’lum b</w:t>
      </w:r>
      <w:r w:rsidR="006D26F3">
        <w:rPr>
          <w:rFonts w:ascii="Times New Roman" w:eastAsia="Calibri" w:hAnsi="Times New Roman" w:cs="Times New Roman"/>
          <w:sz w:val="28"/>
          <w:szCs w:val="28"/>
          <w:lang w:val="en-US"/>
        </w:rPr>
        <w:t>o‘</w:t>
      </w:r>
      <w:r w:rsidRPr="001B56E5">
        <w:rPr>
          <w:rFonts w:ascii="Times New Roman" w:eastAsia="Calibri" w:hAnsi="Times New Roman" w:cs="Times New Roman"/>
          <w:sz w:val="28"/>
          <w:szCs w:val="28"/>
          <w:lang w:val="en-US"/>
        </w:rPr>
        <w:t>lmoqda.</w:t>
      </w:r>
      <w:r w:rsidRPr="001B56E5">
        <w:rPr>
          <w:rFonts w:ascii="Times New Roman" w:eastAsia="Calibri" w:hAnsi="Times New Roman" w:cs="Times New Roman"/>
          <w:sz w:val="28"/>
          <w:szCs w:val="28"/>
          <w:vertAlign w:val="superscript"/>
          <w:lang w:val="en-US"/>
        </w:rPr>
        <w:footnoteReference w:id="2"/>
      </w:r>
    </w:p>
    <w:p w:rsidR="001B56E5" w:rsidRPr="00A63A1D" w:rsidRDefault="001B56E5" w:rsidP="00A63A1D">
      <w:pPr>
        <w:rPr>
          <w:rFonts w:ascii="Times New Roman" w:hAnsi="Times New Roman" w:cs="Times New Roman"/>
          <w:sz w:val="28"/>
          <w:szCs w:val="28"/>
          <w:lang w:val="en-US"/>
        </w:rPr>
      </w:pPr>
      <w:r w:rsidRPr="001B56E5">
        <w:rPr>
          <w:rFonts w:ascii="Times New Roman" w:eastAsia="Times New Roman" w:hAnsi="Times New Roman" w:cs="Times New Roman"/>
          <w:sz w:val="28"/>
          <w:szCs w:val="28"/>
          <w:lang w:val="en-US" w:eastAsia="ru-RU"/>
        </w:rPr>
        <w:t>Buxoroda ziyorat turizmi 2000–2025 yillarda davlat siyosatining ustuvor y</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nalishlaridan biri sifatida izchil rivojlantirildi. Ushbu davr mobaynida viloyatda turizm infratuzilmasini modernizatsiya qilish, tarixiy-me’moriy obidalarni tamirlash va ziyoratchilar uchun qulay shart-sharoitlar yaratishga alohida e’tibor qaratildi.</w:t>
      </w:r>
      <w:r w:rsidRPr="001B56E5">
        <w:rPr>
          <w:rFonts w:ascii="Calibri" w:eastAsia="Calibri" w:hAnsi="Calibri" w:cs="Times New Roman"/>
          <w:sz w:val="28"/>
          <w:szCs w:val="28"/>
          <w:lang w:val="en-US"/>
        </w:rPr>
        <w:t xml:space="preserve"> </w:t>
      </w:r>
      <w:r w:rsidRPr="001B56E5">
        <w:rPr>
          <w:rFonts w:ascii="Times New Roman" w:eastAsia="Times New Roman" w:hAnsi="Times New Roman" w:cs="Times New Roman"/>
          <w:sz w:val="28"/>
          <w:szCs w:val="28"/>
          <w:lang w:val="en-US" w:eastAsia="ru-RU"/>
        </w:rPr>
        <w:t>Jumladan, yangi mehmonxonalar, zamonaviy transport xizmatlari, xalqaro aviqatnovlar hamda turistlarga xizmat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rsatuvchi markazlar faoliyati kengaytirildi. Shuningdek, Buxoroning boy tarixiy-madaniy merosini xalqaro miqyosda tar</w:t>
      </w:r>
      <w:r w:rsidR="006D26F3">
        <w:rPr>
          <w:rFonts w:ascii="Times New Roman" w:eastAsia="Times New Roman" w:hAnsi="Times New Roman" w:cs="Times New Roman"/>
          <w:sz w:val="28"/>
          <w:szCs w:val="28"/>
          <w:lang w:val="en-US" w:eastAsia="ru-RU"/>
        </w:rPr>
        <w:t>g‘</w:t>
      </w:r>
      <w:r w:rsidRPr="001B56E5">
        <w:rPr>
          <w:rFonts w:ascii="Times New Roman" w:eastAsia="Times New Roman" w:hAnsi="Times New Roman" w:cs="Times New Roman"/>
          <w:sz w:val="28"/>
          <w:szCs w:val="28"/>
          <w:lang w:val="en-US" w:eastAsia="ru-RU"/>
        </w:rPr>
        <w:t xml:space="preserve">ib etish maqsadida </w:t>
      </w:r>
      <w:r w:rsidRPr="001B56E5">
        <w:rPr>
          <w:rFonts w:ascii="Times New Roman" w:eastAsia="Times New Roman" w:hAnsi="Times New Roman" w:cs="Times New Roman"/>
          <w:sz w:val="28"/>
          <w:szCs w:val="28"/>
          <w:lang w:val="en-US" w:eastAsia="ru-RU"/>
        </w:rPr>
        <w:lastRenderedPageBreak/>
        <w:t xml:space="preserve">“Xalqaro ziyorat turizmi haftaligi”, turli forum va konferensiyalar kabi yirik tadbirlar tashkil etildi. </w:t>
      </w:r>
      <w:r w:rsidR="0091490C">
        <w:rPr>
          <w:rFonts w:ascii="Times New Roman" w:eastAsia="Times New Roman" w:hAnsi="Times New Roman" w:cs="Times New Roman"/>
          <w:sz w:val="28"/>
          <w:szCs w:val="28"/>
          <w:lang w:val="en-US" w:eastAsia="ru-RU"/>
        </w:rPr>
        <w:t>Davlatimiz rahbarining bevosita k</w:t>
      </w:r>
      <w:r w:rsidR="006D26F3">
        <w:rPr>
          <w:rFonts w:ascii="Times New Roman" w:eastAsia="Times New Roman" w:hAnsi="Times New Roman" w:cs="Times New Roman"/>
          <w:sz w:val="28"/>
          <w:szCs w:val="28"/>
          <w:lang w:val="en-US" w:eastAsia="ru-RU"/>
        </w:rPr>
        <w:t>o‘</w:t>
      </w:r>
      <w:r w:rsidR="0091490C">
        <w:rPr>
          <w:rFonts w:ascii="Times New Roman" w:eastAsia="Times New Roman" w:hAnsi="Times New Roman" w:cs="Times New Roman"/>
          <w:sz w:val="28"/>
          <w:szCs w:val="28"/>
          <w:lang w:val="en-US" w:eastAsia="ru-RU"/>
        </w:rPr>
        <w:t>rsatmalari bilan Buxoro viloyatida joylashgan k</w:t>
      </w:r>
      <w:r w:rsidR="006D26F3">
        <w:rPr>
          <w:rFonts w:ascii="Times New Roman" w:eastAsia="Times New Roman" w:hAnsi="Times New Roman" w:cs="Times New Roman"/>
          <w:sz w:val="28"/>
          <w:szCs w:val="28"/>
          <w:lang w:val="en-US" w:eastAsia="ru-RU"/>
        </w:rPr>
        <w:t>o‘</w:t>
      </w:r>
      <w:r w:rsidR="0091490C">
        <w:rPr>
          <w:rFonts w:ascii="Times New Roman" w:eastAsia="Times New Roman" w:hAnsi="Times New Roman" w:cs="Times New Roman"/>
          <w:sz w:val="28"/>
          <w:szCs w:val="28"/>
          <w:lang w:val="en-US" w:eastAsia="ru-RU"/>
        </w:rPr>
        <w:t xml:space="preserve">pgina tarixiy ziyoratgohlar obod etildi. </w:t>
      </w:r>
      <w:r w:rsidR="00A63A1D">
        <w:rPr>
          <w:rFonts w:ascii="Times New Roman" w:eastAsia="Times New Roman" w:hAnsi="Times New Roman" w:cs="Times New Roman"/>
          <w:sz w:val="28"/>
          <w:szCs w:val="28"/>
          <w:lang w:val="en-US" w:eastAsia="ru-RU"/>
        </w:rPr>
        <w:t>2017-yildan boshlab  ziyorat turizmi uchun yangi eshiklar ochildi desak mubola</w:t>
      </w:r>
      <w:r w:rsidR="006D26F3">
        <w:rPr>
          <w:rFonts w:ascii="Times New Roman" w:eastAsia="Times New Roman" w:hAnsi="Times New Roman" w:cs="Times New Roman"/>
          <w:sz w:val="28"/>
          <w:szCs w:val="28"/>
          <w:lang w:val="en-US" w:eastAsia="ru-RU"/>
        </w:rPr>
        <w:t>g‘</w:t>
      </w:r>
      <w:r w:rsidR="00A63A1D">
        <w:rPr>
          <w:rFonts w:ascii="Times New Roman" w:eastAsia="Times New Roman" w:hAnsi="Times New Roman" w:cs="Times New Roman"/>
          <w:sz w:val="28"/>
          <w:szCs w:val="28"/>
          <w:lang w:val="en-US" w:eastAsia="ru-RU"/>
        </w:rPr>
        <w:t>a b</w:t>
      </w:r>
      <w:r w:rsidR="006D26F3">
        <w:rPr>
          <w:rFonts w:ascii="Times New Roman" w:eastAsia="Times New Roman" w:hAnsi="Times New Roman" w:cs="Times New Roman"/>
          <w:sz w:val="28"/>
          <w:szCs w:val="28"/>
          <w:lang w:val="en-US" w:eastAsia="ru-RU"/>
        </w:rPr>
        <w:t>o‘</w:t>
      </w:r>
      <w:r w:rsidR="00A63A1D">
        <w:rPr>
          <w:rFonts w:ascii="Times New Roman" w:eastAsia="Times New Roman" w:hAnsi="Times New Roman" w:cs="Times New Roman"/>
          <w:sz w:val="28"/>
          <w:szCs w:val="28"/>
          <w:lang w:val="en-US" w:eastAsia="ru-RU"/>
        </w:rPr>
        <w:t xml:space="preserve">lmaydi. Xususan, prezidentimizning 2018-yil 22-fevralda Toshkent shahrida </w:t>
      </w:r>
      <w:r w:rsidR="006D26F3">
        <w:rPr>
          <w:rFonts w:ascii="Times New Roman" w:eastAsia="Times New Roman" w:hAnsi="Times New Roman" w:cs="Times New Roman"/>
          <w:sz w:val="28"/>
          <w:szCs w:val="28"/>
          <w:lang w:val="en-US" w:eastAsia="ru-RU"/>
        </w:rPr>
        <w:t>o‘</w:t>
      </w:r>
      <w:r w:rsidR="00A63A1D">
        <w:rPr>
          <w:rFonts w:ascii="Times New Roman" w:eastAsia="Times New Roman" w:hAnsi="Times New Roman" w:cs="Times New Roman"/>
          <w:sz w:val="28"/>
          <w:szCs w:val="28"/>
          <w:lang w:val="en-US" w:eastAsia="ru-RU"/>
        </w:rPr>
        <w:t>tkazgan video selektor yi</w:t>
      </w:r>
      <w:r w:rsidR="006D26F3">
        <w:rPr>
          <w:rFonts w:ascii="Times New Roman" w:eastAsia="Times New Roman" w:hAnsi="Times New Roman" w:cs="Times New Roman"/>
          <w:sz w:val="28"/>
          <w:szCs w:val="28"/>
          <w:lang w:val="en-US" w:eastAsia="ru-RU"/>
        </w:rPr>
        <w:t>g‘</w:t>
      </w:r>
      <w:r w:rsidR="00A63A1D">
        <w:rPr>
          <w:rFonts w:ascii="Times New Roman" w:eastAsia="Times New Roman" w:hAnsi="Times New Roman" w:cs="Times New Roman"/>
          <w:sz w:val="28"/>
          <w:szCs w:val="28"/>
          <w:lang w:val="en-US" w:eastAsia="ru-RU"/>
        </w:rPr>
        <w:t xml:space="preserve">ilishida aytgan fikrlari buning isbotidir. </w:t>
      </w:r>
      <w:r w:rsidR="00A63A1D" w:rsidRPr="0091490C">
        <w:rPr>
          <w:rFonts w:ascii="Times New Roman" w:hAnsi="Times New Roman" w:cs="Times New Roman"/>
          <w:sz w:val="28"/>
          <w:szCs w:val="28"/>
          <w:lang w:val="en-US"/>
        </w:rPr>
        <w:t>“Turist s</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yoh</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t qilishi, ichki ishl</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r id</w:t>
      </w:r>
      <w:r w:rsidR="00A63A1D" w:rsidRPr="0091490C">
        <w:rPr>
          <w:rFonts w:ascii="Times New Roman" w:hAnsi="Times New Roman" w:cs="Times New Roman"/>
          <w:sz w:val="28"/>
          <w:szCs w:val="28"/>
        </w:rPr>
        <w:t>о</w:t>
      </w:r>
      <w:r w:rsidR="00A63A1D" w:rsidRPr="0091490C">
        <w:rPr>
          <w:rFonts w:ascii="Times New Roman" w:hAnsi="Times New Roman" w:cs="Times New Roman"/>
          <w:sz w:val="28"/>
          <w:szCs w:val="28"/>
          <w:lang w:val="en-US"/>
        </w:rPr>
        <w:t>r</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l</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rid</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 xml:space="preserve"> s</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rs</w:t>
      </w:r>
      <w:r w:rsidR="00A63A1D" w:rsidRPr="0091490C">
        <w:rPr>
          <w:rFonts w:ascii="Times New Roman" w:hAnsi="Times New Roman" w:cs="Times New Roman"/>
          <w:sz w:val="28"/>
          <w:szCs w:val="28"/>
        </w:rPr>
        <w:t>о</w:t>
      </w:r>
      <w:r w:rsidR="00A63A1D" w:rsidRPr="0091490C">
        <w:rPr>
          <w:rFonts w:ascii="Times New Roman" w:hAnsi="Times New Roman" w:cs="Times New Roman"/>
          <w:sz w:val="28"/>
          <w:szCs w:val="28"/>
          <w:lang w:val="en-US"/>
        </w:rPr>
        <w:t>n b</w:t>
      </w:r>
      <w:r w:rsidR="006D26F3">
        <w:rPr>
          <w:rFonts w:ascii="Times New Roman" w:hAnsi="Times New Roman" w:cs="Times New Roman"/>
          <w:sz w:val="28"/>
          <w:szCs w:val="28"/>
          <w:lang w:val="en-US"/>
        </w:rPr>
        <w:t>o‘</w:t>
      </w:r>
      <w:r w:rsidR="00A63A1D" w:rsidRPr="0091490C">
        <w:rPr>
          <w:rFonts w:ascii="Times New Roman" w:hAnsi="Times New Roman" w:cs="Times New Roman"/>
          <w:sz w:val="28"/>
          <w:szCs w:val="28"/>
          <w:lang w:val="en-US"/>
        </w:rPr>
        <w:t>lm</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sligi k</w:t>
      </w:r>
      <w:r w:rsidR="00A63A1D" w:rsidRPr="0091490C">
        <w:rPr>
          <w:rFonts w:ascii="Times New Roman" w:hAnsi="Times New Roman" w:cs="Times New Roman"/>
          <w:sz w:val="28"/>
          <w:szCs w:val="28"/>
        </w:rPr>
        <w:t>е</w:t>
      </w:r>
      <w:r w:rsidR="00A63A1D" w:rsidRPr="0091490C">
        <w:rPr>
          <w:rFonts w:ascii="Times New Roman" w:hAnsi="Times New Roman" w:cs="Times New Roman"/>
          <w:sz w:val="28"/>
          <w:szCs w:val="28"/>
          <w:lang w:val="en-US"/>
        </w:rPr>
        <w:t>r</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 xml:space="preserve">k. </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g</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r biz turizm his</w:t>
      </w:r>
      <w:r w:rsidR="00A63A1D" w:rsidRPr="0091490C">
        <w:rPr>
          <w:rFonts w:ascii="Times New Roman" w:hAnsi="Times New Roman" w:cs="Times New Roman"/>
          <w:sz w:val="28"/>
          <w:szCs w:val="28"/>
        </w:rPr>
        <w:t>о</w:t>
      </w:r>
      <w:r w:rsidR="00A63A1D" w:rsidRPr="0091490C">
        <w:rPr>
          <w:rFonts w:ascii="Times New Roman" w:hAnsi="Times New Roman" w:cs="Times New Roman"/>
          <w:sz w:val="28"/>
          <w:szCs w:val="28"/>
          <w:lang w:val="en-US"/>
        </w:rPr>
        <w:t>big</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 xml:space="preserve"> ish </w:t>
      </w:r>
      <w:r w:rsidR="006D26F3">
        <w:rPr>
          <w:rFonts w:ascii="Times New Roman" w:hAnsi="Times New Roman" w:cs="Times New Roman"/>
          <w:sz w:val="28"/>
          <w:szCs w:val="28"/>
          <w:lang w:val="en-US"/>
        </w:rPr>
        <w:t>o‘</w:t>
      </w:r>
      <w:r w:rsidR="00A63A1D" w:rsidRPr="0091490C">
        <w:rPr>
          <w:rFonts w:ascii="Times New Roman" w:hAnsi="Times New Roman" w:cs="Times New Roman"/>
          <w:sz w:val="28"/>
          <w:szCs w:val="28"/>
          <w:lang w:val="en-US"/>
        </w:rPr>
        <w:t>rinl</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 xml:space="preserve">ri </w:t>
      </w:r>
      <w:r w:rsidR="00A63A1D" w:rsidRPr="0091490C">
        <w:rPr>
          <w:rFonts w:ascii="Times New Roman" w:hAnsi="Times New Roman" w:cs="Times New Roman"/>
          <w:sz w:val="28"/>
          <w:szCs w:val="28"/>
        </w:rPr>
        <w:t>о</w:t>
      </w:r>
      <w:r w:rsidR="00A63A1D" w:rsidRPr="0091490C">
        <w:rPr>
          <w:rFonts w:ascii="Times New Roman" w:hAnsi="Times New Roman" w:cs="Times New Roman"/>
          <w:sz w:val="28"/>
          <w:szCs w:val="28"/>
          <w:lang w:val="en-US"/>
        </w:rPr>
        <w:t>ch</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miz d</w:t>
      </w:r>
      <w:r w:rsidR="00A63A1D" w:rsidRPr="0091490C">
        <w:rPr>
          <w:rFonts w:ascii="Times New Roman" w:hAnsi="Times New Roman" w:cs="Times New Roman"/>
          <w:sz w:val="28"/>
          <w:szCs w:val="28"/>
        </w:rPr>
        <w:t>е</w:t>
      </w:r>
      <w:r w:rsidR="00A63A1D" w:rsidRPr="0091490C">
        <w:rPr>
          <w:rFonts w:ascii="Times New Roman" w:hAnsi="Times New Roman" w:cs="Times New Roman"/>
          <w:sz w:val="28"/>
          <w:szCs w:val="28"/>
          <w:lang w:val="en-US"/>
        </w:rPr>
        <w:t>s</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k, turistg</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 xml:space="preserve"> sh</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rt q</w:t>
      </w:r>
      <w:r w:rsidR="006D26F3">
        <w:rPr>
          <w:rFonts w:ascii="Times New Roman" w:hAnsi="Times New Roman" w:cs="Times New Roman"/>
          <w:sz w:val="28"/>
          <w:szCs w:val="28"/>
          <w:lang w:val="en-US"/>
        </w:rPr>
        <w:t>o‘</w:t>
      </w:r>
      <w:r w:rsidR="00A63A1D" w:rsidRPr="0091490C">
        <w:rPr>
          <w:rFonts w:ascii="Times New Roman" w:hAnsi="Times New Roman" w:cs="Times New Roman"/>
          <w:sz w:val="28"/>
          <w:szCs w:val="28"/>
          <w:lang w:val="en-US"/>
        </w:rPr>
        <w:t>yish em</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s, b</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lki sh</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r</w:t>
      </w:r>
      <w:r w:rsidR="00A63A1D" w:rsidRPr="0091490C">
        <w:rPr>
          <w:rFonts w:ascii="Times New Roman" w:hAnsi="Times New Roman" w:cs="Times New Roman"/>
          <w:sz w:val="28"/>
          <w:szCs w:val="28"/>
        </w:rPr>
        <w:t>о</w:t>
      </w:r>
      <w:r w:rsidR="00A63A1D" w:rsidRPr="0091490C">
        <w:rPr>
          <w:rFonts w:ascii="Times New Roman" w:hAnsi="Times New Roman" w:cs="Times New Roman"/>
          <w:sz w:val="28"/>
          <w:szCs w:val="28"/>
          <w:lang w:val="en-US"/>
        </w:rPr>
        <w:t>it yar</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tishimiz z</w:t>
      </w:r>
      <w:r w:rsidR="00A63A1D" w:rsidRPr="0091490C">
        <w:rPr>
          <w:rFonts w:ascii="Times New Roman" w:hAnsi="Times New Roman" w:cs="Times New Roman"/>
          <w:sz w:val="28"/>
          <w:szCs w:val="28"/>
        </w:rPr>
        <w:t>а</w:t>
      </w:r>
      <w:r w:rsidR="00A63A1D" w:rsidRPr="0091490C">
        <w:rPr>
          <w:rFonts w:ascii="Times New Roman" w:hAnsi="Times New Roman" w:cs="Times New Roman"/>
          <w:sz w:val="28"/>
          <w:szCs w:val="28"/>
          <w:lang w:val="en-US"/>
        </w:rPr>
        <w:t>rur”</w:t>
      </w:r>
      <w:r w:rsidR="00A63A1D">
        <w:rPr>
          <w:rFonts w:ascii="Times New Roman" w:hAnsi="Times New Roman" w:cs="Times New Roman"/>
          <w:sz w:val="28"/>
          <w:szCs w:val="28"/>
          <w:lang w:val="en-US"/>
        </w:rPr>
        <w:t>.</w:t>
      </w:r>
      <w:r w:rsidR="00A63A1D">
        <w:rPr>
          <w:rStyle w:val="a6"/>
          <w:rFonts w:ascii="Times New Roman" w:hAnsi="Times New Roman" w:cs="Times New Roman"/>
          <w:sz w:val="28"/>
          <w:szCs w:val="28"/>
          <w:lang w:val="en-US"/>
        </w:rPr>
        <w:footnoteReference w:id="3"/>
      </w:r>
      <w:r w:rsidR="00A63A1D">
        <w:rPr>
          <w:rFonts w:ascii="Times New Roman" w:hAnsi="Times New Roman" w:cs="Times New Roman"/>
          <w:sz w:val="28"/>
          <w:szCs w:val="28"/>
          <w:lang w:val="en-US"/>
        </w:rPr>
        <w:t xml:space="preserve"> Aynan ushbu yi</w:t>
      </w:r>
      <w:r w:rsidR="006D26F3">
        <w:rPr>
          <w:rFonts w:ascii="Times New Roman" w:hAnsi="Times New Roman" w:cs="Times New Roman"/>
          <w:sz w:val="28"/>
          <w:szCs w:val="28"/>
          <w:lang w:val="en-US"/>
        </w:rPr>
        <w:t>g‘</w:t>
      </w:r>
      <w:r w:rsidR="00A63A1D">
        <w:rPr>
          <w:rFonts w:ascii="Times New Roman" w:hAnsi="Times New Roman" w:cs="Times New Roman"/>
          <w:sz w:val="28"/>
          <w:szCs w:val="28"/>
          <w:lang w:val="en-US"/>
        </w:rPr>
        <w:t>ilishdan s</w:t>
      </w:r>
      <w:r w:rsidR="006D26F3">
        <w:rPr>
          <w:rFonts w:ascii="Times New Roman" w:hAnsi="Times New Roman" w:cs="Times New Roman"/>
          <w:sz w:val="28"/>
          <w:szCs w:val="28"/>
          <w:lang w:val="en-US"/>
        </w:rPr>
        <w:t>o‘</w:t>
      </w:r>
      <w:r w:rsidR="00A63A1D">
        <w:rPr>
          <w:rFonts w:ascii="Times New Roman" w:hAnsi="Times New Roman" w:cs="Times New Roman"/>
          <w:sz w:val="28"/>
          <w:szCs w:val="28"/>
          <w:lang w:val="en-US"/>
        </w:rPr>
        <w:t>ng turizm, avvalo ziyorat turizmini yanada rivojlantirish b</w:t>
      </w:r>
      <w:r w:rsidR="006D26F3">
        <w:rPr>
          <w:rFonts w:ascii="Times New Roman" w:hAnsi="Times New Roman" w:cs="Times New Roman"/>
          <w:sz w:val="28"/>
          <w:szCs w:val="28"/>
          <w:lang w:val="en-US"/>
        </w:rPr>
        <w:t>o‘</w:t>
      </w:r>
      <w:r w:rsidR="00A63A1D">
        <w:rPr>
          <w:rFonts w:ascii="Times New Roman" w:hAnsi="Times New Roman" w:cs="Times New Roman"/>
          <w:sz w:val="28"/>
          <w:szCs w:val="28"/>
          <w:lang w:val="en-US"/>
        </w:rPr>
        <w:t>yicha keng k</w:t>
      </w:r>
      <w:r w:rsidR="006D26F3">
        <w:rPr>
          <w:rFonts w:ascii="Times New Roman" w:hAnsi="Times New Roman" w:cs="Times New Roman"/>
          <w:sz w:val="28"/>
          <w:szCs w:val="28"/>
          <w:lang w:val="en-US"/>
        </w:rPr>
        <w:t>o‘</w:t>
      </w:r>
      <w:r w:rsidR="00A63A1D">
        <w:rPr>
          <w:rFonts w:ascii="Times New Roman" w:hAnsi="Times New Roman" w:cs="Times New Roman"/>
          <w:sz w:val="28"/>
          <w:szCs w:val="28"/>
          <w:lang w:val="en-US"/>
        </w:rPr>
        <w:t>lamli ishlarni amalga oshirish boshlandi.</w:t>
      </w:r>
      <w:r w:rsidR="00A63A1D">
        <w:rPr>
          <w:rFonts w:ascii="Times New Roman" w:eastAsia="Times New Roman" w:hAnsi="Times New Roman" w:cs="Times New Roman"/>
          <w:sz w:val="28"/>
          <w:szCs w:val="28"/>
          <w:lang w:val="en-US" w:eastAsia="ru-RU"/>
        </w:rPr>
        <w:t xml:space="preserve">  </w:t>
      </w:r>
      <w:r w:rsidRPr="001B56E5">
        <w:rPr>
          <w:rFonts w:ascii="Times New Roman" w:eastAsia="Times New Roman" w:hAnsi="Times New Roman" w:cs="Times New Roman"/>
          <w:sz w:val="28"/>
          <w:szCs w:val="28"/>
          <w:lang w:val="en-US" w:eastAsia="ru-RU"/>
        </w:rPr>
        <w:t xml:space="preserve">Viloyatda Imom Buxoriy, Bahouddin Naqshband, Abduxoliq </w:t>
      </w:r>
      <w:r w:rsidR="006D26F3">
        <w:rPr>
          <w:rFonts w:ascii="Times New Roman" w:eastAsia="Times New Roman" w:hAnsi="Times New Roman" w:cs="Times New Roman"/>
          <w:sz w:val="28"/>
          <w:szCs w:val="28"/>
          <w:lang w:val="en-US" w:eastAsia="ru-RU"/>
        </w:rPr>
        <w:t>G‘</w:t>
      </w:r>
      <w:r w:rsidRPr="001B56E5">
        <w:rPr>
          <w:rFonts w:ascii="Times New Roman" w:eastAsia="Times New Roman" w:hAnsi="Times New Roman" w:cs="Times New Roman"/>
          <w:sz w:val="28"/>
          <w:szCs w:val="28"/>
          <w:lang w:val="en-US" w:eastAsia="ru-RU"/>
        </w:rPr>
        <w:t>ijduvoniy singari allomalar merosiga b</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lgan qiziqishning ortishi natijasida mahalliy va xorijiy ziyoratchilar soni sezilarli darajada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paydi. Bugun ziyorat turizmi rivojlangan Indoneziya, Malayziya, Hindiston, Pokiston, Bangladesh va arab davlatlaridan keluvchi ziyoratchilarni mamlakatimizning tarixiy shaharlari, xususan, Buxoroga jalb etish asosiy vazifa sifatida belgilab olingan. Abduxoliq Gʻijduvoniy, Orif Revgariy, Anjir Fagʻnaviy, Ali Romitaniy, Boboyi Samosiy, Amir Kulol va Bahouddin Naqshband pirlarimizning ushbu zaminda mangu qoʻnim topgani, kindik qonlari shu zaminda t</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kilgani, shu zamin farzandi ekanliklari ziyorat turizmi yoʻnalishi uchun asos b</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ldi. Taniqli olim va faylasuflar bilan bogʻliq manzillarni koʻrish, qadamjolarini ziyorat qilish, shuningdek, ularga aloqador kutubxonalar, muzeylar, taʼlim muassasalarida boʻlish xorijlik sayyohlarda unutilmas taassurot qoldiradi. Misol tariqasida Bahouddin Naqshband ziyoratgohini keltirish mumkin. Eng yirik sayyohlik maskani b</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lib,  XVI asrga taalluqli maqbara mutasavvuf yodgorlik majmuasida joylashgan. Ushbu meʼmoriy yodgorlikka shayboniy Abdulazizxon asos solgan. Ushbu ziyoratgoh 2000-yillardan keyin Oʻzbekistonda diniy-ma’naviy merosni tiklash siyosati doirasida qaytadan  rivojlantirildi va xalqaro ziyorat maskaniga aylantirildi. Ushbu ziyorat maskanida  </w:t>
      </w:r>
      <w:r w:rsidRPr="001B56E5">
        <w:rPr>
          <w:rFonts w:ascii="Times New Roman" w:eastAsia="Times New Roman" w:hAnsi="Times New Roman" w:cs="Times New Roman"/>
          <w:sz w:val="28"/>
          <w:szCs w:val="28"/>
          <w:lang w:val="en-US" w:eastAsia="ru-RU"/>
        </w:rPr>
        <w:lastRenderedPageBreak/>
        <w:t>mustaqillikdan keyingi davrda keng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lamda ta’mirlash, obodonlashtirish va restavratsiya ishlari amalga oshirildi. Bahouddin Naqshband majmuasida 2003-2010-yillarda Bahouddinning maqbarasi, majmua hududida joylashgan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plab tarixiy binolar sharq an’analariga asoslangan holda qayta ta’mirlandi. Shuningdek, ziyoratgoh hovlisida joylashgan hovuz, ayvonlar va masjid qayta ta’mirlanib,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kalamzorlashtirish ishlari olib borildi, mahalliy va xorijiy sayyohlar uchun qulay sharoitlar yaratildi.  Bu davrda Bahouddin Naqshband merosini </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rganishga b</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lgan qiziqish kuchayib,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plab  ilmiy tadqiqotlar olib borildi.  Naqshbandiya tariqati tarixiga ba</w:t>
      </w:r>
      <w:r w:rsidR="006D26F3">
        <w:rPr>
          <w:rFonts w:ascii="Times New Roman" w:eastAsia="Times New Roman" w:hAnsi="Times New Roman" w:cs="Times New Roman"/>
          <w:sz w:val="28"/>
          <w:szCs w:val="28"/>
          <w:lang w:val="en-US" w:eastAsia="ru-RU"/>
        </w:rPr>
        <w:t>g‘</w:t>
      </w:r>
      <w:r w:rsidRPr="001B56E5">
        <w:rPr>
          <w:rFonts w:ascii="Times New Roman" w:eastAsia="Times New Roman" w:hAnsi="Times New Roman" w:cs="Times New Roman"/>
          <w:sz w:val="28"/>
          <w:szCs w:val="28"/>
          <w:lang w:val="en-US" w:eastAsia="ru-RU"/>
        </w:rPr>
        <w:t xml:space="preserve">ishlangan konferensiyalar va diniy-ma’rifiy tadbirlar </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tkazildi.  2017-yildan keyin esa ziyoratgohni yanada rivojlantirish b</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yicha yangi bosqich boshlandi.  Prezidentimiz  Shavkat Mirziyoyevning  tashabbuslari va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rsatmalari  bilan majmuaning tarixiy qiyofasini tiklash va ziyoratchilar uchun qulayliklarni kengaytirish ishlari amalga oshirildi. </w:t>
      </w:r>
      <w:r w:rsidRPr="00A63A1D">
        <w:rPr>
          <w:rFonts w:ascii="Times New Roman" w:eastAsia="Calibri" w:hAnsi="Times New Roman" w:cs="Times New Roman"/>
          <w:color w:val="000000"/>
          <w:sz w:val="28"/>
          <w:szCs w:val="28"/>
          <w:shd w:val="clear" w:color="auto" w:fill="FFFFFF"/>
          <w:lang w:val="en-US"/>
        </w:rPr>
        <w:t>Toqi miyona darvozasidan boruvchi tarixiy y</w:t>
      </w:r>
      <w:r w:rsidR="006D26F3">
        <w:rPr>
          <w:rFonts w:ascii="Times New Roman" w:eastAsia="Calibri" w:hAnsi="Times New Roman" w:cs="Times New Roman"/>
          <w:color w:val="000000"/>
          <w:sz w:val="28"/>
          <w:szCs w:val="28"/>
          <w:shd w:val="clear" w:color="auto" w:fill="FFFFFF"/>
          <w:lang w:val="en-US"/>
        </w:rPr>
        <w:t>o‘</w:t>
      </w:r>
      <w:r w:rsidRPr="00A63A1D">
        <w:rPr>
          <w:rFonts w:ascii="Times New Roman" w:eastAsia="Calibri" w:hAnsi="Times New Roman" w:cs="Times New Roman"/>
          <w:color w:val="000000"/>
          <w:sz w:val="28"/>
          <w:szCs w:val="28"/>
          <w:shd w:val="clear" w:color="auto" w:fill="FFFFFF"/>
          <w:lang w:val="en-US"/>
        </w:rPr>
        <w:t>lak tiklandi. Endi ziyoratchilar Bahouddin Naqshband maqbarasiga sunnatga muvofiq qibla tarafdan yurib boradi. Toqi miyona darvozasining ikki yoni boqqa aylantirilgan. Muzey va tahoratxona barpo etilgan. Y</w:t>
      </w:r>
      <w:r w:rsidR="006D26F3">
        <w:rPr>
          <w:rFonts w:ascii="Times New Roman" w:eastAsia="Calibri" w:hAnsi="Times New Roman" w:cs="Times New Roman"/>
          <w:color w:val="000000"/>
          <w:sz w:val="28"/>
          <w:szCs w:val="28"/>
          <w:shd w:val="clear" w:color="auto" w:fill="FFFFFF"/>
          <w:lang w:val="en-US"/>
        </w:rPr>
        <w:t>o‘</w:t>
      </w:r>
      <w:r w:rsidRPr="00A63A1D">
        <w:rPr>
          <w:rFonts w:ascii="Times New Roman" w:eastAsia="Calibri" w:hAnsi="Times New Roman" w:cs="Times New Roman"/>
          <w:color w:val="000000"/>
          <w:sz w:val="28"/>
          <w:szCs w:val="28"/>
          <w:shd w:val="clear" w:color="auto" w:fill="FFFFFF"/>
          <w:lang w:val="en-US"/>
        </w:rPr>
        <w:t>qolib borayotgan Doniyolbiy madrasasi tiklanmoqda.</w:t>
      </w:r>
    </w:p>
    <w:p w:rsidR="001B56E5" w:rsidRPr="001B56E5" w:rsidRDefault="001B56E5" w:rsidP="00F45937">
      <w:pPr>
        <w:tabs>
          <w:tab w:val="left" w:pos="0"/>
        </w:tabs>
        <w:ind w:right="142" w:firstLine="709"/>
        <w:rPr>
          <w:rFonts w:ascii="Times New Roman" w:eastAsia="Times New Roman" w:hAnsi="Times New Roman" w:cs="Times New Roman"/>
          <w:sz w:val="28"/>
          <w:szCs w:val="28"/>
          <w:lang w:val="en-US" w:eastAsia="ru-RU"/>
        </w:rPr>
      </w:pPr>
      <w:r w:rsidRPr="001B56E5">
        <w:rPr>
          <w:rFonts w:ascii="Times New Roman" w:eastAsia="Times New Roman" w:hAnsi="Times New Roman" w:cs="Times New Roman"/>
          <w:sz w:val="28"/>
          <w:szCs w:val="28"/>
          <w:lang w:val="en-US" w:eastAsia="ru-RU"/>
        </w:rPr>
        <w:t>2024-yildan boshlab majmuada  muzey, qadimiy “Toqi miyona” darvozasi qayta tiklandi. Tarixiy y</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laklar restavratsiya qilinib, muzey va tahoratxona qurildi. Doniyolbiy madrasasini tiklash ishlari olib borilib, xorijiy turistlar uchun zamonaviy xizmatlar y</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lga q</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yildi. Bugungi kunda Bahouddin Naqshband ziyoratgohi nafaqat diniy maskan, balki: xalqaro ziyorat turizmi markazi sifatida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plab sayyohlarni  jalb qila boshladi. Tasavvuf va Naqshbandiya tariqatini </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rganish markazi tuzilib, Buxoro viloyatining muhim madaniy meros obyektlaridan biriga aylandi. </w:t>
      </w:r>
    </w:p>
    <w:p w:rsidR="001B56E5" w:rsidRPr="001B56E5" w:rsidRDefault="001B56E5" w:rsidP="00F45937">
      <w:pPr>
        <w:tabs>
          <w:tab w:val="left" w:pos="0"/>
        </w:tabs>
        <w:ind w:right="142" w:firstLine="709"/>
        <w:rPr>
          <w:rFonts w:ascii="Times New Roman" w:eastAsia="Times New Roman" w:hAnsi="Times New Roman" w:cs="Times New Roman"/>
          <w:sz w:val="28"/>
          <w:szCs w:val="28"/>
          <w:lang w:val="en-US" w:eastAsia="ru-RU"/>
        </w:rPr>
      </w:pPr>
      <w:r w:rsidRPr="001B56E5">
        <w:rPr>
          <w:rFonts w:ascii="Times New Roman" w:eastAsia="Times New Roman" w:hAnsi="Times New Roman" w:cs="Times New Roman"/>
          <w:sz w:val="28"/>
          <w:szCs w:val="28"/>
          <w:lang w:val="en-US" w:eastAsia="ru-RU"/>
        </w:rPr>
        <w:t xml:space="preserve">Bugun Buxoroning ajoyib sayyohlik imkoniyatiga guvoh boʻlishni istagan har bir sayyoh Labi hovuz majmuasiga borishi shart. U Markaziy Osiyodagi boy tarixga ega majmua hisoblanib,  milliy raqs va liboslar namoyishi bilan mashhur xalq tomoshasi tez-tez oʻtkazib turiladi. Buxoroga har yili koʻplab sayyohlar kelishini iqtisod fanlari doktori, professor Olim Ostonaqulov </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rganib quyidagicha tahlil qilgan: “Buxoroga </w:t>
      </w:r>
      <w:r w:rsidRPr="001B56E5">
        <w:rPr>
          <w:rFonts w:ascii="Times New Roman" w:eastAsia="Times New Roman" w:hAnsi="Times New Roman" w:cs="Times New Roman"/>
          <w:sz w:val="28"/>
          <w:szCs w:val="28"/>
          <w:lang w:val="en-US" w:eastAsia="ru-RU"/>
        </w:rPr>
        <w:lastRenderedPageBreak/>
        <w:t>oʻtgan yili MDH davlatlaridan 790,9 ming, Yevropadan 285,5 ming, Osiyodan 281,8 ming, Amerika Q</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shma Shitatlaridan 24,2 ming sayyoh tashrif buyurgan. Ularning katta qismi Rossiya, Qozogʻiston, Fransiya, Turkiya, germaniya, Italiya, Ispaniya, Buyuk Britaniya, AQSH va Xitoy hissasiga toʻgʻri keladi. Joriy yilning oʻtgan davri mobaynida viloyatga 455,2 ming xorijliklar kelishgan. Ularga koʻrsatilgan xizmatlar orqali turizmning eksporti 113,8 million dollarga yetgan. Bu oʻtgan yilning mos davriga nisbatan 34,6 foiz koʻp degani. Buxoroga kelayotgan mahalliy sayyohlar soni ham yildan yilga oʻsib bormoqda. 2022-yilda ular soni 2 million 961,1 mingni tashkil etgan boʻlsa, 2023-yilga kelib, bu koʻrsatkich 3 million 490 mingga yetdi. Joriy yilning ayni paytigacha esa Buxoroga 1 million 439,5 ming yurtdoshimiz sayohat qilgan. Keyingi yillarda mamlakatimiz sayyohlik boʻyicha xalqaro maydonda nufuzi ancha ortib, yuqori oʻrinni egalladi. Masalan, global musulmon sayohat indeksining 2024-yil musulmon turistlar uchun dunyodagi eng yaxshi davlatlar reytingida Oʻzbekiston Respublikasi 14-pogʻonani egalladi. Singapurda joriy yil 30-mayda 27 davlatning 80 nafardan ziyod vakili ishtirokida tashkil etilgan “Halal In Travel – Global Summit 2024” umumjahon sammitida bu yilgi mukofot Buxoroga topshirildi. Bugun Buxoroning sayyohlik imkoniyatini oshirish doirasida koʻplab chora-tadbirlar koʻrilmoqda. Ayni paytga kelib shahardagi mehmonxonalar soni 198 taga, oilaviy mehmon uylari 268 taga, xostellar 73 taga yetdi. Joriy yilda yana 8 ta mehmonxona, 1 ta xostel, 16 ta oilaviy mehmon uyi ochiladi. Bundan tashqari, xalqaro brendlarning faoliyat yuritishi shaharning sayyohlik imijiga ijobiy taʼsir koʻrsatyapti. Shu bilan birga, shaharga jalb qilinayotgan investitsiya hajmi 2023-yilda 83 million dollarga yetdi. Bugunga kelib bu yerda 161 ta turoperator faoliyat yuritmoqda”.</w:t>
      </w:r>
      <w:r w:rsidRPr="001B56E5">
        <w:rPr>
          <w:rFonts w:ascii="Times New Roman" w:eastAsia="Times New Roman" w:hAnsi="Times New Roman" w:cs="Times New Roman"/>
          <w:sz w:val="28"/>
          <w:szCs w:val="28"/>
          <w:vertAlign w:val="superscript"/>
          <w:lang w:val="en-US" w:eastAsia="ru-RU"/>
        </w:rPr>
        <w:footnoteReference w:id="4"/>
      </w:r>
    </w:p>
    <w:p w:rsidR="001B56E5" w:rsidRPr="001B56E5" w:rsidRDefault="001B56E5" w:rsidP="00F45937">
      <w:pPr>
        <w:tabs>
          <w:tab w:val="left" w:pos="0"/>
        </w:tabs>
        <w:ind w:right="142" w:firstLine="709"/>
        <w:rPr>
          <w:rFonts w:ascii="Times New Roman" w:eastAsia="Calibri" w:hAnsi="Times New Roman" w:cs="Times New Roman"/>
          <w:color w:val="000000"/>
          <w:sz w:val="28"/>
          <w:szCs w:val="28"/>
          <w:lang w:val="en-US"/>
        </w:rPr>
      </w:pPr>
      <w:r w:rsidRPr="001B56E5">
        <w:rPr>
          <w:rFonts w:ascii="Times New Roman" w:eastAsia="Times New Roman" w:hAnsi="Times New Roman" w:cs="Times New Roman"/>
          <w:sz w:val="28"/>
          <w:szCs w:val="28"/>
          <w:lang w:val="en-US" w:eastAsia="ru-RU"/>
        </w:rPr>
        <w:t xml:space="preserve">Professor Olim Ostonaqulov tadqiqotlariga tayangan holda, Buxoroda turizm yoʻnalishi bilan mashgʻul kishi soni 2022-yilda 8 ming boʻlgan boʻlsa, 2023-yilda bu </w:t>
      </w:r>
      <w:r w:rsidRPr="001B56E5">
        <w:rPr>
          <w:rFonts w:ascii="Times New Roman" w:eastAsia="Times New Roman" w:hAnsi="Times New Roman" w:cs="Times New Roman"/>
          <w:sz w:val="28"/>
          <w:szCs w:val="28"/>
          <w:lang w:val="en-US" w:eastAsia="ru-RU"/>
        </w:rPr>
        <w:lastRenderedPageBreak/>
        <w:t>koʻrsatkich 10 mingni tashkil etganligi, oʻtgan yili sayyohlarning turistik obyektlarda boʻlish davomiyligi 3-3,5 kun ketishi tahlil qilindi va joriy yilni</w:t>
      </w:r>
      <w:r w:rsidR="005D6B29">
        <w:rPr>
          <w:rFonts w:ascii="Times New Roman" w:eastAsia="Times New Roman" w:hAnsi="Times New Roman" w:cs="Times New Roman"/>
          <w:sz w:val="28"/>
          <w:szCs w:val="28"/>
          <w:lang w:val="en-US" w:eastAsia="ru-RU"/>
        </w:rPr>
        <w:t xml:space="preserve">ng yakunida ushbu koʻrsatkich 4 </w:t>
      </w:r>
      <w:r w:rsidRPr="001B56E5">
        <w:rPr>
          <w:rFonts w:ascii="Times New Roman" w:eastAsia="Times New Roman" w:hAnsi="Times New Roman" w:cs="Times New Roman"/>
          <w:sz w:val="28"/>
          <w:szCs w:val="28"/>
          <w:lang w:val="en-US" w:eastAsia="ru-RU"/>
        </w:rPr>
        <w:t>kunga yeti</w:t>
      </w:r>
      <w:r w:rsidR="005D6B29">
        <w:rPr>
          <w:rFonts w:ascii="Times New Roman" w:eastAsia="Times New Roman" w:hAnsi="Times New Roman" w:cs="Times New Roman"/>
          <w:sz w:val="28"/>
          <w:szCs w:val="28"/>
          <w:lang w:val="en-US" w:eastAsia="ru-RU"/>
        </w:rPr>
        <w:t xml:space="preserve">shi mumkinligi ham kutilmoqda. </w:t>
      </w:r>
      <w:r w:rsidRPr="001B56E5">
        <w:rPr>
          <w:rFonts w:ascii="Times New Roman" w:eastAsia="Times New Roman" w:hAnsi="Times New Roman" w:cs="Times New Roman"/>
          <w:sz w:val="28"/>
          <w:szCs w:val="28"/>
          <w:lang w:val="en-US" w:eastAsia="ru-RU"/>
        </w:rPr>
        <w:t xml:space="preserve">Buxoroda ziyorat turizmini kuchaytirish maqsadida, shuningdek, Buxoroning turistik jozibasi hamda sayyohlar sonini oshirish maqsadida hudud infratuzilmasini yaxshilash va turizmni rivojlantirish boʻyicha qulay shart-sharoitlar yaratish uchun aviaqatnovlar soni ham oshirilmoqda. Jumladan, joriy </w:t>
      </w:r>
      <w:r w:rsidR="00547140">
        <w:rPr>
          <w:rFonts w:ascii="Times New Roman" w:eastAsia="Times New Roman" w:hAnsi="Times New Roman" w:cs="Times New Roman"/>
          <w:sz w:val="28"/>
          <w:szCs w:val="28"/>
          <w:lang w:val="en-US" w:eastAsia="ru-RU"/>
        </w:rPr>
        <w:t xml:space="preserve">yil iyunidan boshlab Toshkent – </w:t>
      </w:r>
      <w:r w:rsidRPr="001B56E5">
        <w:rPr>
          <w:rFonts w:ascii="Times New Roman" w:eastAsia="Times New Roman" w:hAnsi="Times New Roman" w:cs="Times New Roman"/>
          <w:sz w:val="28"/>
          <w:szCs w:val="28"/>
          <w:lang w:val="en-US" w:eastAsia="ru-RU"/>
        </w:rPr>
        <w:t>Buxoro – Toshkent yoʻnalishi boʻyicha aviaqatnovlar dushanba va shanba kunlari 3-martadan, seshanba, chorshanba, payshanba, juma va yakshanba kunlari esa 2 martadan amalga oshirilganligi ham sayyohlik agentligi tomonidan qayt etib borilgan. Sayyohlar uchun taqdim etib borilayotgan har bir tarixiy marshrut sayyohlarga oʻtmishga sayohat bilan bir qatorda shaharning asrlar davomida qay tarzda rivojlanib kelganini his qilish imkonini beradi. Shuningdek, mehmonlarning ushbu qadimiy shahar haqida toʻla maʼlumot oli</w:t>
      </w:r>
      <w:r w:rsidR="005D6B29">
        <w:rPr>
          <w:rFonts w:ascii="Times New Roman" w:eastAsia="Times New Roman" w:hAnsi="Times New Roman" w:cs="Times New Roman"/>
          <w:sz w:val="28"/>
          <w:szCs w:val="28"/>
          <w:lang w:val="en-US" w:eastAsia="ru-RU"/>
        </w:rPr>
        <w:t xml:space="preserve">shiga yordam berishi shubhasiz. </w:t>
      </w:r>
      <w:r w:rsidRPr="001B56E5">
        <w:rPr>
          <w:rFonts w:ascii="Times New Roman" w:eastAsia="Calibri" w:hAnsi="Times New Roman" w:cs="Times New Roman"/>
          <w:color w:val="000000"/>
          <w:sz w:val="28"/>
          <w:szCs w:val="28"/>
          <w:lang w:val="en-US"/>
        </w:rPr>
        <w:t xml:space="preserve">Buxoro viloyati hokimligi Iqtisodiy taraqqiyot va kambagʻallikni qisqartirish vazirligi, Qurilish vazirligi bilan birgalikda “Turizm mahallasi”, “Turizm ovuli”, “Turizm qishloqlari”ning ichki yoʻllari, ichimlik suvi va boshqa infratuzilma obyektlarini taʼmirlash ishlarini keyingi yillardagi “Obod qishloq” va “Obod mahalla” dasturlariga kiritilishini hamda uning doirasida tegishli chora-tadbirlar amalga oshirilishini taʼminlandi. Shu bilan birga  “Turizm mahallasi”, “Turizm qishloqlari” va “Turizm koʻchasi” ichki yoʻllarini, ichimlik suvi va boshqa infratuzilma tarmoqlarini taʼmirlash ishlarini 2023-yildagi “Obod qishloq” va “Obod mahalla” dasturlariga kiritish aniq belgilab olindi. </w:t>
      </w:r>
      <w:r w:rsidRPr="001B56E5">
        <w:rPr>
          <w:rFonts w:ascii="Times New Roman" w:eastAsia="Calibri" w:hAnsi="Times New Roman" w:cs="Times New Roman"/>
          <w:color w:val="000000"/>
          <w:sz w:val="28"/>
          <w:szCs w:val="28"/>
          <w:shd w:val="clear" w:color="auto" w:fill="FFFFFF"/>
          <w:lang w:val="en-US"/>
        </w:rPr>
        <w:t xml:space="preserve">Boʻsh turgan yer maydonlarini xatlovdan oʻtkazgan holda salohiyatli hududlardan mehmonxona va xostellar qurish uchun belgilangan tartibda yer maydonlari “E-AUKSION” kim oshdi savdolariga qoʻyish. Buxoro shahridagi boʻsh turgan 24 ta taʼmirtalab boʻlgan madaniy meros obyektlarini belgilangan tartibda turizm, hunarmandchilik va xizmat koʻrsatish obyektlarini tashkil qilish maqsadida tadbirkorlik subyektlariga ijaraga berish Viloyatdagi turizm marshrutlaridagi obyektlarga tashrif buyuruvchi mahalliy va xorijiy sayyohlarga sifatli </w:t>
      </w:r>
      <w:r w:rsidRPr="001B56E5">
        <w:rPr>
          <w:rFonts w:ascii="Times New Roman" w:eastAsia="Calibri" w:hAnsi="Times New Roman" w:cs="Times New Roman"/>
          <w:color w:val="000000"/>
          <w:sz w:val="28"/>
          <w:szCs w:val="28"/>
          <w:shd w:val="clear" w:color="auto" w:fill="FFFFFF"/>
          <w:lang w:val="en-US"/>
        </w:rPr>
        <w:lastRenderedPageBreak/>
        <w:t>xizmat koʻrsatish maqsadida qoʻshimcha 50 nafar gid-ekskursovod </w:t>
      </w:r>
      <w:r w:rsidRPr="001B56E5">
        <w:rPr>
          <w:rFonts w:ascii="Times New Roman" w:eastAsia="Calibri" w:hAnsi="Times New Roman" w:cs="Times New Roman"/>
          <w:i/>
          <w:iCs/>
          <w:color w:val="000000"/>
          <w:sz w:val="28"/>
          <w:szCs w:val="28"/>
          <w:shd w:val="clear" w:color="auto" w:fill="FFFFFF"/>
          <w:lang w:val="en-US"/>
        </w:rPr>
        <w:t>(hamroh tarjimon)</w:t>
      </w:r>
      <w:r w:rsidRPr="001B56E5">
        <w:rPr>
          <w:rFonts w:ascii="Times New Roman" w:eastAsia="Calibri" w:hAnsi="Times New Roman" w:cs="Times New Roman"/>
          <w:color w:val="000000"/>
          <w:sz w:val="28"/>
          <w:szCs w:val="28"/>
          <w:shd w:val="clear" w:color="auto" w:fill="FFFFFF"/>
          <w:lang w:val="en-US"/>
        </w:rPr>
        <w:t>lar faoliyatini yoʻlga qoʻyish. Jondor tumanida joylashgan qadimiy “Varaxsha” qalʼasi va Qorakoʻl tumanida joylashgan “Qadimgi Poykent” arxeologik yodgorligini konservatsiya qilish, arxeologik oʻrganishlarni oʻtkazish hamda YUNESKOning madaniy meros roʻyxatiga kiritilishini taʼminlash.</w:t>
      </w:r>
      <w:r w:rsidR="00D25A49">
        <w:rPr>
          <w:rFonts w:ascii="Times New Roman" w:eastAsia="Calibri" w:hAnsi="Times New Roman" w:cs="Times New Roman"/>
          <w:color w:val="000000"/>
          <w:sz w:val="28"/>
          <w:szCs w:val="28"/>
          <w:lang w:val="en-US"/>
        </w:rPr>
        <w:t xml:space="preserve"> Buxoro viloyatida 2022-</w:t>
      </w:r>
      <w:r w:rsidRPr="001B56E5">
        <w:rPr>
          <w:rFonts w:ascii="Times New Roman" w:eastAsia="Calibri" w:hAnsi="Times New Roman" w:cs="Times New Roman"/>
          <w:color w:val="000000"/>
          <w:sz w:val="28"/>
          <w:szCs w:val="28"/>
          <w:lang w:val="en-US"/>
        </w:rPr>
        <w:t>2026</w:t>
      </w:r>
      <w:r w:rsidR="00D25A49">
        <w:rPr>
          <w:rFonts w:ascii="Times New Roman" w:eastAsia="Calibri" w:hAnsi="Times New Roman" w:cs="Times New Roman"/>
          <w:color w:val="000000"/>
          <w:sz w:val="28"/>
          <w:szCs w:val="28"/>
          <w:lang w:val="en-US"/>
        </w:rPr>
        <w:t xml:space="preserve"> </w:t>
      </w:r>
      <w:r w:rsidRPr="001B56E5">
        <w:rPr>
          <w:rFonts w:ascii="Times New Roman" w:eastAsia="Calibri" w:hAnsi="Times New Roman" w:cs="Times New Roman"/>
          <w:color w:val="000000"/>
          <w:sz w:val="28"/>
          <w:szCs w:val="28"/>
          <w:lang w:val="en-US"/>
        </w:rPr>
        <w:t>-</w:t>
      </w:r>
      <w:r w:rsidR="00D25A49">
        <w:rPr>
          <w:rFonts w:ascii="Times New Roman" w:eastAsia="Calibri" w:hAnsi="Times New Roman" w:cs="Times New Roman"/>
          <w:color w:val="000000"/>
          <w:sz w:val="28"/>
          <w:szCs w:val="28"/>
          <w:lang w:val="en-US"/>
        </w:rPr>
        <w:t xml:space="preserve"> </w:t>
      </w:r>
      <w:r w:rsidRPr="001B56E5">
        <w:rPr>
          <w:rFonts w:ascii="Times New Roman" w:eastAsia="Calibri" w:hAnsi="Times New Roman" w:cs="Times New Roman"/>
          <w:color w:val="000000"/>
          <w:sz w:val="28"/>
          <w:szCs w:val="28"/>
          <w:lang w:val="en-US"/>
        </w:rPr>
        <w:t>yillarda jami joylashtirish vositalari sonini 679 taga, ulardagi oʻrinlar sonini esa 17512 taga yetkazish.</w:t>
      </w:r>
    </w:p>
    <w:p w:rsidR="001B56E5" w:rsidRPr="001B56E5" w:rsidRDefault="001B56E5" w:rsidP="00100092">
      <w:pPr>
        <w:tabs>
          <w:tab w:val="left" w:pos="0"/>
        </w:tabs>
        <w:ind w:right="142" w:firstLine="709"/>
        <w:contextualSpacing/>
        <w:rPr>
          <w:rFonts w:ascii="Times New Roman" w:eastAsia="Times New Roman" w:hAnsi="Times New Roman" w:cs="Times New Roman"/>
          <w:sz w:val="28"/>
          <w:szCs w:val="28"/>
          <w:lang w:val="en-US" w:eastAsia="ru-RU"/>
        </w:rPr>
      </w:pPr>
      <w:r w:rsidRPr="001B56E5">
        <w:rPr>
          <w:rFonts w:ascii="Times New Roman" w:eastAsia="Calibri" w:hAnsi="Times New Roman" w:cs="Times New Roman"/>
          <w:color w:val="000000"/>
          <w:sz w:val="28"/>
          <w:szCs w:val="28"/>
          <w:shd w:val="clear" w:color="auto" w:fill="FFFFFF"/>
          <w:lang w:val="en-US"/>
        </w:rPr>
        <w:t>Buxoro viloyati ziyorat turizm imkoniyatlarini ken</w:t>
      </w:r>
      <w:r w:rsidR="006B3C0C">
        <w:rPr>
          <w:rFonts w:ascii="Times New Roman" w:eastAsia="Calibri" w:hAnsi="Times New Roman" w:cs="Times New Roman"/>
          <w:color w:val="000000"/>
          <w:sz w:val="28"/>
          <w:szCs w:val="28"/>
          <w:shd w:val="clear" w:color="auto" w:fill="FFFFFF"/>
          <w:lang w:val="en-US"/>
        </w:rPr>
        <w:t>gaytirish maqsadida  www.ziyara</w:t>
      </w:r>
      <w:r w:rsidRPr="001B56E5">
        <w:rPr>
          <w:rFonts w:ascii="Times New Roman" w:eastAsia="Calibri" w:hAnsi="Times New Roman" w:cs="Times New Roman"/>
          <w:color w:val="000000"/>
          <w:sz w:val="28"/>
          <w:szCs w:val="28"/>
          <w:shd w:val="clear" w:color="auto" w:fill="FFFFFF"/>
          <w:lang w:val="en-US"/>
        </w:rPr>
        <w:t>tour.uz saytini takomillashtirish orqali keng targʻib qilish ishlarini y</w:t>
      </w:r>
      <w:r w:rsidR="006D26F3">
        <w:rPr>
          <w:rFonts w:ascii="Times New Roman" w:eastAsia="Calibri" w:hAnsi="Times New Roman" w:cs="Times New Roman"/>
          <w:color w:val="000000"/>
          <w:sz w:val="28"/>
          <w:szCs w:val="28"/>
          <w:shd w:val="clear" w:color="auto" w:fill="FFFFFF"/>
          <w:lang w:val="en-US"/>
        </w:rPr>
        <w:t>o‘</w:t>
      </w:r>
      <w:r w:rsidRPr="001B56E5">
        <w:rPr>
          <w:rFonts w:ascii="Times New Roman" w:eastAsia="Calibri" w:hAnsi="Times New Roman" w:cs="Times New Roman"/>
          <w:color w:val="000000"/>
          <w:sz w:val="28"/>
          <w:szCs w:val="28"/>
          <w:shd w:val="clear" w:color="auto" w:fill="FFFFFF"/>
          <w:lang w:val="en-US"/>
        </w:rPr>
        <w:t>lga q</w:t>
      </w:r>
      <w:r w:rsidR="006D26F3">
        <w:rPr>
          <w:rFonts w:ascii="Times New Roman" w:eastAsia="Calibri" w:hAnsi="Times New Roman" w:cs="Times New Roman"/>
          <w:color w:val="000000"/>
          <w:sz w:val="28"/>
          <w:szCs w:val="28"/>
          <w:shd w:val="clear" w:color="auto" w:fill="FFFFFF"/>
          <w:lang w:val="en-US"/>
        </w:rPr>
        <w:t>o‘</w:t>
      </w:r>
      <w:r w:rsidRPr="001B56E5">
        <w:rPr>
          <w:rFonts w:ascii="Times New Roman" w:eastAsia="Calibri" w:hAnsi="Times New Roman" w:cs="Times New Roman"/>
          <w:color w:val="000000"/>
          <w:sz w:val="28"/>
          <w:szCs w:val="28"/>
          <w:shd w:val="clear" w:color="auto" w:fill="FFFFFF"/>
          <w:lang w:val="en-US"/>
        </w:rPr>
        <w:t>yish boʻyicha chora-tadbirlar ishlab chiqilib, t</w:t>
      </w:r>
      <w:r w:rsidRPr="001B56E5">
        <w:rPr>
          <w:rFonts w:ascii="Times New Roman" w:eastAsia="Times New Roman" w:hAnsi="Times New Roman" w:cs="Times New Roman"/>
          <w:bCs/>
          <w:sz w:val="28"/>
          <w:szCs w:val="28"/>
          <w:lang w:val="en-US" w:eastAsia="ru-RU"/>
        </w:rPr>
        <w:t xml:space="preserve">urizm rivoji uchun qulay shart-sharoitlar yaratildi. Ayniqsa, </w:t>
      </w:r>
      <w:r w:rsidRPr="001B56E5">
        <w:rPr>
          <w:rFonts w:ascii="Times New Roman" w:eastAsia="Times New Roman" w:hAnsi="Times New Roman" w:cs="Times New Roman"/>
          <w:sz w:val="28"/>
          <w:szCs w:val="28"/>
          <w:lang w:val="en-US" w:eastAsia="ru-RU"/>
        </w:rPr>
        <w:t>Buxoro viloyatida turizmni rivojlantirish uchun quyidagi muhim omillar mavjud. Jumladan,</w:t>
      </w:r>
      <w:r w:rsidR="007C3E8F">
        <w:rPr>
          <w:rFonts w:ascii="Times New Roman" w:eastAsia="Times New Roman" w:hAnsi="Times New Roman" w:cs="Times New Roman"/>
          <w:sz w:val="28"/>
          <w:szCs w:val="28"/>
          <w:lang w:val="en-US" w:eastAsia="ru-RU"/>
        </w:rPr>
        <w:t xml:space="preserve"> </w:t>
      </w:r>
      <w:r w:rsidRPr="001B56E5">
        <w:rPr>
          <w:rFonts w:ascii="Times New Roman" w:eastAsia="Times New Roman" w:hAnsi="Times New Roman" w:cs="Times New Roman"/>
          <w:sz w:val="28"/>
          <w:szCs w:val="28"/>
          <w:lang w:val="en-US" w:eastAsia="ru-RU"/>
        </w:rPr>
        <w:t>140 dan ortiq tarixiy-me’moriy obidalar va k</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plab muqaddas qadamjolarning mavjud b</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lib, m</w:t>
      </w:r>
      <w:r w:rsidR="007C3E8F">
        <w:rPr>
          <w:rFonts w:ascii="Times New Roman" w:eastAsia="Times New Roman" w:hAnsi="Times New Roman" w:cs="Times New Roman"/>
          <w:sz w:val="28"/>
          <w:szCs w:val="28"/>
          <w:lang w:val="en-US" w:eastAsia="ru-RU"/>
        </w:rPr>
        <w:t>e</w:t>
      </w:r>
      <w:r w:rsidRPr="001B56E5">
        <w:rPr>
          <w:rFonts w:ascii="Times New Roman" w:eastAsia="Times New Roman" w:hAnsi="Times New Roman" w:cs="Times New Roman"/>
          <w:sz w:val="28"/>
          <w:szCs w:val="28"/>
          <w:lang w:val="en-US" w:eastAsia="ru-RU"/>
        </w:rPr>
        <w:t>hmonxonalar, oilaviy mehmon uylari, transport va servis xizmatlari tarmo</w:t>
      </w:r>
      <w:r w:rsidR="006D26F3">
        <w:rPr>
          <w:rFonts w:ascii="Times New Roman" w:eastAsia="Times New Roman" w:hAnsi="Times New Roman" w:cs="Times New Roman"/>
          <w:sz w:val="28"/>
          <w:szCs w:val="28"/>
          <w:lang w:val="en-US" w:eastAsia="ru-RU"/>
        </w:rPr>
        <w:t>g‘</w:t>
      </w:r>
      <w:r w:rsidRPr="001B56E5">
        <w:rPr>
          <w:rFonts w:ascii="Times New Roman" w:eastAsia="Times New Roman" w:hAnsi="Times New Roman" w:cs="Times New Roman"/>
          <w:sz w:val="28"/>
          <w:szCs w:val="28"/>
          <w:lang w:val="en-US" w:eastAsia="ru-RU"/>
        </w:rPr>
        <w:t>ining kengaydi</w:t>
      </w:r>
      <w:r w:rsidR="00AB5A62">
        <w:rPr>
          <w:rStyle w:val="a6"/>
          <w:rFonts w:ascii="Times New Roman" w:eastAsia="Times New Roman" w:hAnsi="Times New Roman" w:cs="Times New Roman"/>
          <w:sz w:val="28"/>
          <w:szCs w:val="28"/>
          <w:lang w:val="en-US" w:eastAsia="ru-RU"/>
        </w:rPr>
        <w:footnoteReference w:id="5"/>
      </w:r>
      <w:r w:rsidRPr="001B56E5">
        <w:rPr>
          <w:rFonts w:ascii="Times New Roman" w:eastAsia="Times New Roman" w:hAnsi="Times New Roman" w:cs="Times New Roman"/>
          <w:sz w:val="28"/>
          <w:szCs w:val="28"/>
          <w:lang w:val="en-US" w:eastAsia="ru-RU"/>
        </w:rPr>
        <w:t>. Xalqaro va ichki turistik marshrutlar tashkil etilib, turizm sohasiga oid davlat dasturlari va investitsiya loyihalarining amalga oshirilidi. Ziyoratchilar uchun qulay infratuzilma, gidlik xizmatlari va axborot markazlarining faoliyati kengaytirildi. S</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nggi yillarda “Tabarruk ziyorat” konsepsiyasining joriy etilishi, ziyorat maskanlarini obodonlashtirish hamda ichki va xalqaro ziyorat y</w:t>
      </w:r>
      <w:r w:rsidR="006D26F3">
        <w:rPr>
          <w:rFonts w:ascii="Times New Roman" w:eastAsia="Times New Roman" w:hAnsi="Times New Roman" w:cs="Times New Roman"/>
          <w:sz w:val="28"/>
          <w:szCs w:val="28"/>
          <w:lang w:val="en-US" w:eastAsia="ru-RU"/>
        </w:rPr>
        <w:t>o‘</w:t>
      </w:r>
      <w:r w:rsidRPr="001B56E5">
        <w:rPr>
          <w:rFonts w:ascii="Times New Roman" w:eastAsia="Times New Roman" w:hAnsi="Times New Roman" w:cs="Times New Roman"/>
          <w:sz w:val="28"/>
          <w:szCs w:val="28"/>
          <w:lang w:val="en-US" w:eastAsia="ru-RU"/>
        </w:rPr>
        <w:t xml:space="preserve">nalishlarini rivojlantirish Shuningdek, Buxoroning turistik jozibadorligini yanada oshirish maqsadida quyidagi imkoniyatlar yaratildi: </w:t>
      </w:r>
    </w:p>
    <w:p w:rsidR="001B56E5" w:rsidRPr="001B56E5" w:rsidRDefault="008B1260" w:rsidP="008B1260">
      <w:pPr>
        <w:tabs>
          <w:tab w:val="left" w:pos="0"/>
        </w:tabs>
        <w:ind w:left="284" w:right="142"/>
        <w:contextualSpacing/>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ab/>
      </w:r>
      <w:r w:rsidR="001B56E5" w:rsidRPr="001B56E5">
        <w:rPr>
          <w:rFonts w:ascii="Times New Roman" w:eastAsia="Times New Roman" w:hAnsi="Times New Roman" w:cs="Times New Roman"/>
          <w:sz w:val="28"/>
          <w:szCs w:val="28"/>
          <w:lang w:val="en-US" w:eastAsia="ru-RU"/>
        </w:rPr>
        <w:t>Islom olamidagi tarixiy va diniy merosni xalqaro miqyosda tar</w:t>
      </w:r>
      <w:r w:rsidR="006D26F3">
        <w:rPr>
          <w:rFonts w:ascii="Times New Roman" w:eastAsia="Times New Roman" w:hAnsi="Times New Roman" w:cs="Times New Roman"/>
          <w:sz w:val="28"/>
          <w:szCs w:val="28"/>
          <w:lang w:val="en-US" w:eastAsia="ru-RU"/>
        </w:rPr>
        <w:t>g‘</w:t>
      </w:r>
      <w:r w:rsidR="001B56E5" w:rsidRPr="001B56E5">
        <w:rPr>
          <w:rFonts w:ascii="Times New Roman" w:eastAsia="Times New Roman" w:hAnsi="Times New Roman" w:cs="Times New Roman"/>
          <w:sz w:val="28"/>
          <w:szCs w:val="28"/>
          <w:lang w:val="en-US" w:eastAsia="ru-RU"/>
        </w:rPr>
        <w:t>ib qilish;</w:t>
      </w:r>
    </w:p>
    <w:p w:rsidR="001B56E5" w:rsidRPr="001B56E5" w:rsidRDefault="00EB1C4A" w:rsidP="00EB1C4A">
      <w:pPr>
        <w:tabs>
          <w:tab w:val="left" w:pos="0"/>
        </w:tabs>
        <w:ind w:left="284" w:right="142"/>
        <w:contextualSpacing/>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ab/>
      </w:r>
      <w:r w:rsidR="001B56E5" w:rsidRPr="001B56E5">
        <w:rPr>
          <w:rFonts w:ascii="Times New Roman" w:eastAsia="Times New Roman" w:hAnsi="Times New Roman" w:cs="Times New Roman"/>
          <w:sz w:val="28"/>
          <w:szCs w:val="28"/>
          <w:lang w:val="en-US" w:eastAsia="ru-RU"/>
        </w:rPr>
        <w:t xml:space="preserve">Malayziya, Indoneziya, Turkiya, Pokiston va arab davlatlaridan ziyoratchilar oqimini oshirish; </w:t>
      </w:r>
    </w:p>
    <w:p w:rsidR="001B56E5" w:rsidRPr="008B1260" w:rsidRDefault="008B1260" w:rsidP="008B1260">
      <w:pPr>
        <w:tabs>
          <w:tab w:val="left" w:pos="0"/>
        </w:tabs>
        <w:ind w:left="284" w:right="142"/>
        <w:rPr>
          <w:rFonts w:ascii="Times New Roman" w:eastAsia="Times New Roman" w:hAnsi="Times New Roman" w:cs="Times New Roman"/>
          <w:sz w:val="28"/>
          <w:szCs w:val="28"/>
          <w:lang w:val="en-US" w:eastAsia="ru-RU"/>
        </w:rPr>
      </w:pPr>
      <w:r w:rsidRPr="008B1260">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ab/>
      </w:r>
      <w:r w:rsidR="001B56E5" w:rsidRPr="008B1260">
        <w:rPr>
          <w:rFonts w:ascii="Times New Roman" w:eastAsia="Times New Roman" w:hAnsi="Times New Roman" w:cs="Times New Roman"/>
          <w:sz w:val="28"/>
          <w:szCs w:val="28"/>
          <w:lang w:val="en-US" w:eastAsia="ru-RU"/>
        </w:rPr>
        <w:t>“Yetti Pir” va boshqa ziyorat y</w:t>
      </w:r>
      <w:r w:rsidR="006D26F3">
        <w:rPr>
          <w:rFonts w:ascii="Times New Roman" w:eastAsia="Times New Roman" w:hAnsi="Times New Roman" w:cs="Times New Roman"/>
          <w:sz w:val="28"/>
          <w:szCs w:val="28"/>
          <w:lang w:val="en-US" w:eastAsia="ru-RU"/>
        </w:rPr>
        <w:t>o‘</w:t>
      </w:r>
      <w:r w:rsidR="001B56E5" w:rsidRPr="008B1260">
        <w:rPr>
          <w:rFonts w:ascii="Times New Roman" w:eastAsia="Times New Roman" w:hAnsi="Times New Roman" w:cs="Times New Roman"/>
          <w:sz w:val="28"/>
          <w:szCs w:val="28"/>
          <w:lang w:val="en-US" w:eastAsia="ru-RU"/>
        </w:rPr>
        <w:t>nalishlarini xalqaro brend darajasiga k</w:t>
      </w:r>
      <w:r w:rsidR="006D26F3">
        <w:rPr>
          <w:rFonts w:ascii="Times New Roman" w:eastAsia="Times New Roman" w:hAnsi="Times New Roman" w:cs="Times New Roman"/>
          <w:sz w:val="28"/>
          <w:szCs w:val="28"/>
          <w:lang w:val="en-US" w:eastAsia="ru-RU"/>
        </w:rPr>
        <w:t>o‘</w:t>
      </w:r>
      <w:r w:rsidR="001B56E5" w:rsidRPr="008B1260">
        <w:rPr>
          <w:rFonts w:ascii="Times New Roman" w:eastAsia="Times New Roman" w:hAnsi="Times New Roman" w:cs="Times New Roman"/>
          <w:sz w:val="28"/>
          <w:szCs w:val="28"/>
          <w:lang w:val="en-US" w:eastAsia="ru-RU"/>
        </w:rPr>
        <w:t xml:space="preserve">tarish; </w:t>
      </w:r>
    </w:p>
    <w:p w:rsidR="001B56E5" w:rsidRPr="001B56E5" w:rsidRDefault="008B1260" w:rsidP="008B1260">
      <w:pPr>
        <w:tabs>
          <w:tab w:val="left" w:pos="0"/>
        </w:tabs>
        <w:ind w:left="284" w:right="142"/>
        <w:contextualSpacing/>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ab/>
      </w:r>
      <w:r w:rsidR="001B56E5" w:rsidRPr="001B56E5">
        <w:rPr>
          <w:rFonts w:ascii="Times New Roman" w:eastAsia="Times New Roman" w:hAnsi="Times New Roman" w:cs="Times New Roman"/>
          <w:sz w:val="28"/>
          <w:szCs w:val="28"/>
          <w:lang w:val="en-US" w:eastAsia="ru-RU"/>
        </w:rPr>
        <w:t xml:space="preserve">Raqamli texnologiyalar va onlayn marketing vositalaridan keng foydalanish; </w:t>
      </w:r>
    </w:p>
    <w:p w:rsidR="006D3639" w:rsidRDefault="008B1260" w:rsidP="006D3639">
      <w:pPr>
        <w:tabs>
          <w:tab w:val="left" w:pos="0"/>
        </w:tabs>
        <w:ind w:left="284" w:right="142"/>
        <w:contextualSpacing/>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ab/>
      </w:r>
      <w:r w:rsidR="001B56E5" w:rsidRPr="001B56E5">
        <w:rPr>
          <w:rFonts w:ascii="Times New Roman" w:eastAsia="Times New Roman" w:hAnsi="Times New Roman" w:cs="Times New Roman"/>
          <w:sz w:val="28"/>
          <w:szCs w:val="28"/>
          <w:lang w:val="en-US" w:eastAsia="ru-RU"/>
        </w:rPr>
        <w:t>Halol turizm xizmatlarini rivojlantirish va sifatini oshirish.</w:t>
      </w:r>
    </w:p>
    <w:p w:rsidR="001B56E5" w:rsidRPr="001B56E5" w:rsidRDefault="006D3639" w:rsidP="006D3639">
      <w:pPr>
        <w:tabs>
          <w:tab w:val="left" w:pos="0"/>
        </w:tabs>
        <w:ind w:left="284" w:right="142"/>
        <w:contextualSpacing/>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ab/>
      </w:r>
      <w:r w:rsidR="001B56E5" w:rsidRPr="001B56E5">
        <w:rPr>
          <w:rFonts w:ascii="Times New Roman" w:eastAsia="Times New Roman" w:hAnsi="Times New Roman" w:cs="Times New Roman"/>
          <w:sz w:val="28"/>
          <w:szCs w:val="28"/>
          <w:lang w:val="en-US" w:eastAsia="ru-RU"/>
        </w:rPr>
        <w:t>Buxoroda turizm, ayniqsa ziyorat turizmini rivojlantirish uchun yaratilgan shart-sharoitlarni quyidagi y</w:t>
      </w:r>
      <w:r w:rsidR="006D26F3">
        <w:rPr>
          <w:rFonts w:ascii="Times New Roman" w:eastAsia="Times New Roman" w:hAnsi="Times New Roman" w:cs="Times New Roman"/>
          <w:sz w:val="28"/>
          <w:szCs w:val="28"/>
          <w:lang w:val="en-US" w:eastAsia="ru-RU"/>
        </w:rPr>
        <w:t>o‘</w:t>
      </w:r>
      <w:r w:rsidR="001B56E5" w:rsidRPr="001B56E5">
        <w:rPr>
          <w:rFonts w:ascii="Times New Roman" w:eastAsia="Times New Roman" w:hAnsi="Times New Roman" w:cs="Times New Roman"/>
          <w:sz w:val="28"/>
          <w:szCs w:val="28"/>
          <w:lang w:val="en-US" w:eastAsia="ru-RU"/>
        </w:rPr>
        <w:t>nalishlar b</w:t>
      </w:r>
      <w:r w:rsidR="006D26F3">
        <w:rPr>
          <w:rFonts w:ascii="Times New Roman" w:eastAsia="Times New Roman" w:hAnsi="Times New Roman" w:cs="Times New Roman"/>
          <w:sz w:val="28"/>
          <w:szCs w:val="28"/>
          <w:lang w:val="en-US" w:eastAsia="ru-RU"/>
        </w:rPr>
        <w:t>o‘</w:t>
      </w:r>
      <w:r w:rsidR="001B56E5" w:rsidRPr="001B56E5">
        <w:rPr>
          <w:rFonts w:ascii="Times New Roman" w:eastAsia="Times New Roman" w:hAnsi="Times New Roman" w:cs="Times New Roman"/>
          <w:sz w:val="28"/>
          <w:szCs w:val="28"/>
          <w:lang w:val="en-US" w:eastAsia="ru-RU"/>
        </w:rPr>
        <w:t>yicha ham kengroq yoritish mumkin:</w:t>
      </w:r>
    </w:p>
    <w:p w:rsidR="001B56E5" w:rsidRPr="0027248D" w:rsidRDefault="00AC5A92" w:rsidP="00AC5A92">
      <w:pPr>
        <w:pStyle w:val="a8"/>
        <w:spacing w:line="360" w:lineRule="auto"/>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001B56E5" w:rsidRPr="0027248D">
        <w:rPr>
          <w:rFonts w:ascii="Times New Roman" w:hAnsi="Times New Roman" w:cs="Times New Roman"/>
          <w:sz w:val="28"/>
          <w:szCs w:val="28"/>
          <w:lang w:val="en-US" w:eastAsia="ru-RU"/>
        </w:rPr>
        <w:t>1. Transport va logistika imkoniyatlari</w:t>
      </w:r>
    </w:p>
    <w:p w:rsidR="001B56E5" w:rsidRPr="0027248D" w:rsidRDefault="008B1260"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Buxoro xalqaro aeroportining faoliyati xorijiy va mahalliy turistlarning kelib-ketishini yengillashtirmoqda. </w:t>
      </w:r>
    </w:p>
    <w:p w:rsidR="001B56E5" w:rsidRPr="0027248D" w:rsidRDefault="008B1260"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Zamonaviy temir y</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l tarmo</w:t>
      </w:r>
      <w:r w:rsidR="006D26F3">
        <w:rPr>
          <w:rFonts w:ascii="Times New Roman" w:eastAsia="Times New Roman" w:hAnsi="Times New Roman" w:cs="Times New Roman"/>
          <w:sz w:val="28"/>
          <w:szCs w:val="28"/>
          <w:lang w:val="en-US" w:eastAsia="ru-RU"/>
        </w:rPr>
        <w:t>g‘</w:t>
      </w:r>
      <w:r w:rsidR="001B56E5" w:rsidRPr="0027248D">
        <w:rPr>
          <w:rFonts w:ascii="Times New Roman" w:eastAsia="Times New Roman" w:hAnsi="Times New Roman" w:cs="Times New Roman"/>
          <w:sz w:val="28"/>
          <w:szCs w:val="28"/>
          <w:lang w:val="en-US" w:eastAsia="ru-RU"/>
        </w:rPr>
        <w:t>i, jumladan, yuqori tezlikdagi poyezdlar orqali Toshkent, Samarqand va boshqa shaharlardan qulay qatnov y</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lga q</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 xml:space="preserve">yilgan. </w:t>
      </w:r>
    </w:p>
    <w:p w:rsidR="001B56E5" w:rsidRPr="0027248D" w:rsidRDefault="008B1260"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Shahar ichidagi transport va taksi xizmatlari ziyorat maskanlariga yetib borish</w:t>
      </w:r>
      <w:r w:rsidR="00AC5A92" w:rsidRPr="0027248D">
        <w:rPr>
          <w:rFonts w:ascii="Times New Roman" w:eastAsia="Times New Roman" w:hAnsi="Times New Roman" w:cs="Times New Roman"/>
          <w:sz w:val="28"/>
          <w:szCs w:val="28"/>
          <w:lang w:val="en-US" w:eastAsia="ru-RU"/>
        </w:rPr>
        <w:t xml:space="preserve"> imkoniyatlarini kengaytirgan. </w:t>
      </w:r>
    </w:p>
    <w:p w:rsidR="00AC5A92" w:rsidRPr="0027248D" w:rsidRDefault="00EB3452" w:rsidP="00AC5A92">
      <w:pPr>
        <w:tabs>
          <w:tab w:val="left" w:pos="0"/>
        </w:tabs>
        <w:ind w:right="142" w:firstLine="709"/>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2</w:t>
      </w:r>
      <w:r w:rsidR="00AC5A92" w:rsidRPr="0027248D">
        <w:rPr>
          <w:rFonts w:ascii="Times New Roman" w:eastAsia="Times New Roman" w:hAnsi="Times New Roman" w:cs="Times New Roman"/>
          <w:sz w:val="28"/>
          <w:szCs w:val="28"/>
          <w:lang w:val="en-US" w:eastAsia="ru-RU"/>
        </w:rPr>
        <w:t xml:space="preserve">. </w:t>
      </w:r>
      <w:r w:rsidR="00AC5A92" w:rsidRPr="0027248D">
        <w:rPr>
          <w:rFonts w:ascii="Times New Roman" w:eastAsia="Times New Roman" w:hAnsi="Times New Roman" w:cs="Times New Roman"/>
          <w:bCs/>
          <w:sz w:val="28"/>
          <w:szCs w:val="28"/>
          <w:lang w:val="en-US" w:eastAsia="ru-RU"/>
        </w:rPr>
        <w:t>Mehmonxona va joylashtirish infratuzilmasi</w:t>
      </w:r>
    </w:p>
    <w:p w:rsidR="001B56E5" w:rsidRPr="0027248D" w:rsidRDefault="008B1260"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006D3639"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Turli toifadagi mehmonxonalar, butik-hotellar va oilaviy mehmon uylari faoliyat yuritmoqda. </w:t>
      </w:r>
    </w:p>
    <w:p w:rsidR="001B56E5" w:rsidRPr="0027248D" w:rsidRDefault="008B1260"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006D3639"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Tarixiy markazda joylashgan milliy uslubdagi mehmonxonalar turistlarda q</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shimcha qiziqish uy</w:t>
      </w:r>
      <w:r w:rsidR="006D26F3">
        <w:rPr>
          <w:rFonts w:ascii="Times New Roman" w:eastAsia="Times New Roman" w:hAnsi="Times New Roman" w:cs="Times New Roman"/>
          <w:sz w:val="28"/>
          <w:szCs w:val="28"/>
          <w:lang w:val="en-US" w:eastAsia="ru-RU"/>
        </w:rPr>
        <w:t>g‘</w:t>
      </w:r>
      <w:r w:rsidR="001B56E5" w:rsidRPr="0027248D">
        <w:rPr>
          <w:rFonts w:ascii="Times New Roman" w:eastAsia="Times New Roman" w:hAnsi="Times New Roman" w:cs="Times New Roman"/>
          <w:sz w:val="28"/>
          <w:szCs w:val="28"/>
          <w:lang w:val="en-US" w:eastAsia="ru-RU"/>
        </w:rPr>
        <w:t xml:space="preserve">otadi. </w:t>
      </w:r>
    </w:p>
    <w:p w:rsidR="001B56E5" w:rsidRPr="0027248D" w:rsidRDefault="001B56E5"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 xml:space="preserve">- </w:t>
      </w:r>
      <w:r w:rsidR="006D3639" w:rsidRPr="0027248D">
        <w:rPr>
          <w:rFonts w:ascii="Times New Roman" w:eastAsia="Times New Roman" w:hAnsi="Times New Roman" w:cs="Times New Roman"/>
          <w:sz w:val="28"/>
          <w:szCs w:val="28"/>
          <w:lang w:val="en-US" w:eastAsia="ru-RU"/>
        </w:rPr>
        <w:tab/>
      </w:r>
      <w:r w:rsidRPr="0027248D">
        <w:rPr>
          <w:rFonts w:ascii="Times New Roman" w:eastAsia="Times New Roman" w:hAnsi="Times New Roman" w:cs="Times New Roman"/>
          <w:sz w:val="28"/>
          <w:szCs w:val="28"/>
          <w:lang w:val="en-US" w:eastAsia="ru-RU"/>
        </w:rPr>
        <w:t>Ziyoratchilar uchun arzon va qulay joylashtiri</w:t>
      </w:r>
      <w:r w:rsidR="00EB3452" w:rsidRPr="0027248D">
        <w:rPr>
          <w:rFonts w:ascii="Times New Roman" w:eastAsia="Times New Roman" w:hAnsi="Times New Roman" w:cs="Times New Roman"/>
          <w:sz w:val="28"/>
          <w:szCs w:val="28"/>
          <w:lang w:val="en-US" w:eastAsia="ru-RU"/>
        </w:rPr>
        <w:t xml:space="preserve">sh xizmatlari tashkil etilgan. </w:t>
      </w:r>
    </w:p>
    <w:p w:rsidR="00EB3452" w:rsidRPr="0027248D" w:rsidRDefault="00EB3452"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ab/>
        <w:t xml:space="preserve">3. </w:t>
      </w:r>
      <w:r w:rsidRPr="0027248D">
        <w:rPr>
          <w:rFonts w:ascii="Times New Roman" w:eastAsia="Times New Roman" w:hAnsi="Times New Roman" w:cs="Times New Roman"/>
          <w:bCs/>
          <w:sz w:val="28"/>
          <w:szCs w:val="28"/>
          <w:lang w:val="en-US" w:eastAsia="ru-RU"/>
        </w:rPr>
        <w:t>Tarixiy-madaniy merosning boyligi</w:t>
      </w:r>
    </w:p>
    <w:p w:rsidR="001B56E5" w:rsidRPr="0027248D" w:rsidRDefault="006D3639"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Buxoroda yuzlab tarixiy-me’moriy yodgorliklar mavjud. </w:t>
      </w:r>
    </w:p>
    <w:p w:rsidR="001B56E5" w:rsidRPr="0027248D" w:rsidRDefault="006D3639" w:rsidP="00EB3452">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Shaharning tarixiy markazi Buxoro tarixiy markazi sifatida alohida ahamiyatga ega. </w:t>
      </w:r>
    </w:p>
    <w:p w:rsidR="001B56E5" w:rsidRPr="0027248D" w:rsidRDefault="006D3639" w:rsidP="002836A5">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Madrasa, masjid, maqbara va karvonsaroylarning saqlanib qolganligi turistlar oqimini oshirmoqda. </w:t>
      </w:r>
    </w:p>
    <w:p w:rsidR="001B56E5" w:rsidRPr="0027248D" w:rsidRDefault="002836A5" w:rsidP="002836A5">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4. Davlat tomonidan q</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llab-quvvatlash</w:t>
      </w:r>
    </w:p>
    <w:p w:rsidR="001B56E5" w:rsidRPr="0027248D" w:rsidRDefault="002836A5" w:rsidP="002836A5">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Turizmni rivojlantirish b</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 xml:space="preserve">yicha davlat dasturlari qabul qilingan. </w:t>
      </w:r>
    </w:p>
    <w:p w:rsidR="001B56E5" w:rsidRPr="0027248D" w:rsidRDefault="002836A5" w:rsidP="002836A5">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Turizm sohasiga investitsiyalar jalb etilmoqda. </w:t>
      </w:r>
    </w:p>
    <w:p w:rsidR="001B56E5" w:rsidRPr="0027248D" w:rsidRDefault="002836A5" w:rsidP="002836A5">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Tarixiy obidalarni restavratsiya qilish va saqlash ishlari muntazam amalga oshirilmoqda. </w:t>
      </w:r>
    </w:p>
    <w:p w:rsidR="001B56E5" w:rsidRPr="0027248D" w:rsidRDefault="00F85DA9" w:rsidP="00F85DA9">
      <w:pPr>
        <w:tabs>
          <w:tab w:val="left" w:pos="0"/>
        </w:tabs>
        <w:ind w:right="142" w:firstLine="284"/>
        <w:rPr>
          <w:rFonts w:ascii="Times New Roman" w:eastAsia="Times New Roman" w:hAnsi="Times New Roman" w:cs="Times New Roman"/>
          <w:bCs/>
          <w:sz w:val="28"/>
          <w:szCs w:val="28"/>
          <w:lang w:val="en-US" w:eastAsia="ru-RU"/>
        </w:rPr>
      </w:pPr>
      <w:r w:rsidRPr="0027248D">
        <w:rPr>
          <w:rFonts w:ascii="Times New Roman" w:eastAsia="Times New Roman" w:hAnsi="Times New Roman" w:cs="Times New Roman"/>
          <w:bCs/>
          <w:sz w:val="28"/>
          <w:szCs w:val="28"/>
          <w:lang w:val="en-US" w:eastAsia="ru-RU"/>
        </w:rPr>
        <w:tab/>
      </w:r>
      <w:r w:rsidR="001B56E5" w:rsidRPr="0027248D">
        <w:rPr>
          <w:rFonts w:ascii="Times New Roman" w:eastAsia="Times New Roman" w:hAnsi="Times New Roman" w:cs="Times New Roman"/>
          <w:bCs/>
          <w:sz w:val="28"/>
          <w:szCs w:val="28"/>
          <w:lang w:val="en-US" w:eastAsia="ru-RU"/>
        </w:rPr>
        <w:t>5. Axborot-kommunikatsiya texnologiyalarining rivojlanishi</w:t>
      </w:r>
    </w:p>
    <w:p w:rsidR="001B56E5" w:rsidRPr="0027248D" w:rsidRDefault="00F85DA9" w:rsidP="00F85DA9">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Turistik obyektlar haqida elektron ma’lumotlar bazasi yaratilgan. </w:t>
      </w:r>
    </w:p>
    <w:p w:rsidR="001B56E5" w:rsidRPr="0027248D" w:rsidRDefault="00F85DA9" w:rsidP="00F85DA9">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lastRenderedPageBreak/>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Onlayn bron qilish tizimlari va mobil ilovalardan foydalanish imkoniyatlari kengaymoqda. </w:t>
      </w:r>
    </w:p>
    <w:p w:rsidR="001B56E5" w:rsidRPr="0027248D" w:rsidRDefault="00F85DA9" w:rsidP="00F85DA9">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Turistik marshrutlar va ziyoratgohlar haqidagi ma’lumotlar internet orqali keng tar</w:t>
      </w:r>
      <w:r w:rsidR="006D26F3">
        <w:rPr>
          <w:rFonts w:ascii="Times New Roman" w:eastAsia="Times New Roman" w:hAnsi="Times New Roman" w:cs="Times New Roman"/>
          <w:sz w:val="28"/>
          <w:szCs w:val="28"/>
          <w:lang w:val="en-US" w:eastAsia="ru-RU"/>
        </w:rPr>
        <w:t>g‘</w:t>
      </w:r>
      <w:r w:rsidR="001B56E5" w:rsidRPr="0027248D">
        <w:rPr>
          <w:rFonts w:ascii="Times New Roman" w:eastAsia="Times New Roman" w:hAnsi="Times New Roman" w:cs="Times New Roman"/>
          <w:sz w:val="28"/>
          <w:szCs w:val="28"/>
          <w:lang w:val="en-US" w:eastAsia="ru-RU"/>
        </w:rPr>
        <w:t xml:space="preserve">ib qilinmoqda. </w:t>
      </w:r>
    </w:p>
    <w:p w:rsidR="001B56E5" w:rsidRPr="0027248D" w:rsidRDefault="008B74C8" w:rsidP="00F85DA9">
      <w:pPr>
        <w:tabs>
          <w:tab w:val="left" w:pos="0"/>
        </w:tabs>
        <w:ind w:right="142" w:firstLine="284"/>
        <w:rPr>
          <w:rFonts w:ascii="Times New Roman" w:eastAsia="Times New Roman" w:hAnsi="Times New Roman" w:cs="Times New Roman"/>
          <w:bCs/>
          <w:sz w:val="28"/>
          <w:szCs w:val="28"/>
          <w:lang w:val="en-US" w:eastAsia="ru-RU"/>
        </w:rPr>
      </w:pPr>
      <w:r w:rsidRPr="0027248D">
        <w:rPr>
          <w:rFonts w:ascii="Times New Roman" w:eastAsia="Times New Roman" w:hAnsi="Times New Roman" w:cs="Times New Roman"/>
          <w:bCs/>
          <w:sz w:val="28"/>
          <w:szCs w:val="28"/>
          <w:lang w:val="en-US" w:eastAsia="ru-RU"/>
        </w:rPr>
        <w:tab/>
      </w:r>
      <w:r w:rsidR="001B56E5" w:rsidRPr="0027248D">
        <w:rPr>
          <w:rFonts w:ascii="Times New Roman" w:eastAsia="Times New Roman" w:hAnsi="Times New Roman" w:cs="Times New Roman"/>
          <w:bCs/>
          <w:sz w:val="28"/>
          <w:szCs w:val="28"/>
          <w:lang w:val="en-US" w:eastAsia="ru-RU"/>
        </w:rPr>
        <w:t>6. Xalqaro e’tirof va imij</w:t>
      </w:r>
    </w:p>
    <w:p w:rsidR="001B56E5" w:rsidRPr="0027248D" w:rsidRDefault="008B74C8" w:rsidP="008B74C8">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Buxoro qadimiy islom madaniyati markazlaridan biri sifatida dunyoga tanilgan. </w:t>
      </w:r>
    </w:p>
    <w:p w:rsidR="001B56E5" w:rsidRPr="0027248D" w:rsidRDefault="008B74C8" w:rsidP="008B74C8">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Bahouddin Naqshband nomi bilan bo</w:t>
      </w:r>
      <w:r w:rsidR="006D26F3">
        <w:rPr>
          <w:rFonts w:ascii="Times New Roman" w:eastAsia="Times New Roman" w:hAnsi="Times New Roman" w:cs="Times New Roman"/>
          <w:sz w:val="28"/>
          <w:szCs w:val="28"/>
          <w:lang w:val="en-US" w:eastAsia="ru-RU"/>
        </w:rPr>
        <w:t>g‘</w:t>
      </w:r>
      <w:r w:rsidR="001B56E5" w:rsidRPr="0027248D">
        <w:rPr>
          <w:rFonts w:ascii="Times New Roman" w:eastAsia="Times New Roman" w:hAnsi="Times New Roman" w:cs="Times New Roman"/>
          <w:sz w:val="28"/>
          <w:szCs w:val="28"/>
          <w:lang w:val="en-US" w:eastAsia="ru-RU"/>
        </w:rPr>
        <w:t xml:space="preserve">liq ziyoratgohlar xalqaro musulmon jamoatchiligi orasida mashhur. </w:t>
      </w:r>
    </w:p>
    <w:p w:rsidR="001B56E5" w:rsidRPr="0027248D" w:rsidRDefault="008B74C8" w:rsidP="008B74C8">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“Yetti Pir” ziyorat y</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 xml:space="preserve">nalishi xalqaro ziyoratchilarni jalb etuvchi muhim turistik mahsulotga aylangan. </w:t>
      </w:r>
    </w:p>
    <w:p w:rsidR="001B56E5" w:rsidRPr="0027248D" w:rsidRDefault="008B74C8" w:rsidP="00F85DA9">
      <w:pPr>
        <w:tabs>
          <w:tab w:val="left" w:pos="0"/>
        </w:tabs>
        <w:ind w:right="142" w:firstLine="284"/>
        <w:rPr>
          <w:rFonts w:ascii="Times New Roman" w:eastAsia="Times New Roman" w:hAnsi="Times New Roman" w:cs="Times New Roman"/>
          <w:bCs/>
          <w:sz w:val="28"/>
          <w:szCs w:val="28"/>
          <w:lang w:val="en-US" w:eastAsia="ru-RU"/>
        </w:rPr>
      </w:pPr>
      <w:r w:rsidRPr="0027248D">
        <w:rPr>
          <w:rFonts w:ascii="Times New Roman" w:eastAsia="Times New Roman" w:hAnsi="Times New Roman" w:cs="Times New Roman"/>
          <w:bCs/>
          <w:sz w:val="28"/>
          <w:szCs w:val="28"/>
          <w:lang w:val="en-US" w:eastAsia="ru-RU"/>
        </w:rPr>
        <w:tab/>
      </w:r>
      <w:r w:rsidR="001B56E5" w:rsidRPr="0027248D">
        <w:rPr>
          <w:rFonts w:ascii="Times New Roman" w:eastAsia="Times New Roman" w:hAnsi="Times New Roman" w:cs="Times New Roman"/>
          <w:bCs/>
          <w:sz w:val="28"/>
          <w:szCs w:val="28"/>
          <w:lang w:val="en-US" w:eastAsia="ru-RU"/>
        </w:rPr>
        <w:t>7. Milliy an’analar va mehmond</w:t>
      </w:r>
      <w:r w:rsidR="006D26F3">
        <w:rPr>
          <w:rFonts w:ascii="Times New Roman" w:eastAsia="Times New Roman" w:hAnsi="Times New Roman" w:cs="Times New Roman"/>
          <w:bCs/>
          <w:sz w:val="28"/>
          <w:szCs w:val="28"/>
          <w:lang w:val="en-US" w:eastAsia="ru-RU"/>
        </w:rPr>
        <w:t>o‘</w:t>
      </w:r>
      <w:r w:rsidR="001B56E5" w:rsidRPr="0027248D">
        <w:rPr>
          <w:rFonts w:ascii="Times New Roman" w:eastAsia="Times New Roman" w:hAnsi="Times New Roman" w:cs="Times New Roman"/>
          <w:bCs/>
          <w:sz w:val="28"/>
          <w:szCs w:val="28"/>
          <w:lang w:val="en-US" w:eastAsia="ru-RU"/>
        </w:rPr>
        <w:t>stlik muhiti</w:t>
      </w:r>
    </w:p>
    <w:p w:rsidR="001B56E5" w:rsidRPr="0027248D" w:rsidRDefault="004476F1" w:rsidP="008B74C8">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 xml:space="preserve">- </w:t>
      </w:r>
      <w:r w:rsidR="0027248D"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Mahalliy aholining mehmond</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 xml:space="preserve">stligi turistlar uchun qulay ijtimoiy muhit yaratadi. </w:t>
      </w:r>
    </w:p>
    <w:p w:rsidR="001B56E5" w:rsidRPr="0027248D" w:rsidRDefault="008B74C8" w:rsidP="008B74C8">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Milliy taomlar, hunarmandchilik va folklor an’analari turistik jozibadorlikni oshiradi. </w:t>
      </w:r>
    </w:p>
    <w:p w:rsidR="001B56E5" w:rsidRPr="0027248D" w:rsidRDefault="008B74C8" w:rsidP="008B74C8">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Turizm va ziyoratni uy</w:t>
      </w:r>
      <w:r w:rsidR="006D26F3">
        <w:rPr>
          <w:rFonts w:ascii="Times New Roman" w:eastAsia="Times New Roman" w:hAnsi="Times New Roman" w:cs="Times New Roman"/>
          <w:sz w:val="28"/>
          <w:szCs w:val="28"/>
          <w:lang w:val="en-US" w:eastAsia="ru-RU"/>
        </w:rPr>
        <w:t>g‘</w:t>
      </w:r>
      <w:r w:rsidR="001B56E5" w:rsidRPr="0027248D">
        <w:rPr>
          <w:rFonts w:ascii="Times New Roman" w:eastAsia="Times New Roman" w:hAnsi="Times New Roman" w:cs="Times New Roman"/>
          <w:sz w:val="28"/>
          <w:szCs w:val="28"/>
          <w:lang w:val="en-US" w:eastAsia="ru-RU"/>
        </w:rPr>
        <w:t xml:space="preserve">unlashtirgan madaniy tadbirlar muntazam tashkil etiladi. </w:t>
      </w:r>
    </w:p>
    <w:p w:rsidR="008B74C8" w:rsidRPr="0027248D" w:rsidRDefault="008B74C8" w:rsidP="008B74C8">
      <w:pPr>
        <w:tabs>
          <w:tab w:val="left" w:pos="0"/>
        </w:tabs>
        <w:ind w:right="142" w:firstLine="284"/>
        <w:rPr>
          <w:rFonts w:ascii="Times New Roman" w:eastAsia="Times New Roman" w:hAnsi="Times New Roman" w:cs="Times New Roman"/>
          <w:bCs/>
          <w:sz w:val="28"/>
          <w:szCs w:val="28"/>
          <w:lang w:val="en-US" w:eastAsia="ru-RU"/>
        </w:rPr>
      </w:pPr>
      <w:r w:rsidRPr="0027248D">
        <w:rPr>
          <w:rFonts w:ascii="Times New Roman" w:eastAsia="Times New Roman" w:hAnsi="Times New Roman" w:cs="Times New Roman"/>
          <w:bCs/>
          <w:sz w:val="28"/>
          <w:szCs w:val="28"/>
          <w:lang w:val="en-US" w:eastAsia="ru-RU"/>
        </w:rPr>
        <w:tab/>
        <w:t>8. Ilmiy va diniy meros</w:t>
      </w:r>
    </w:p>
    <w:p w:rsidR="008B74C8" w:rsidRPr="0027248D" w:rsidRDefault="008B74C8" w:rsidP="008B74C8">
      <w:pPr>
        <w:tabs>
          <w:tab w:val="left" w:pos="0"/>
        </w:tabs>
        <w:ind w:right="142" w:firstLine="284"/>
        <w:rPr>
          <w:rFonts w:ascii="Times New Roman" w:eastAsia="Times New Roman" w:hAnsi="Times New Roman" w:cs="Times New Roman"/>
          <w:bCs/>
          <w:sz w:val="28"/>
          <w:szCs w:val="28"/>
          <w:lang w:val="en-US" w:eastAsia="ru-RU"/>
        </w:rPr>
      </w:pPr>
      <w:r w:rsidRPr="0027248D">
        <w:rPr>
          <w:rFonts w:ascii="Times New Roman" w:eastAsia="Times New Roman" w:hAnsi="Times New Roman" w:cs="Times New Roman"/>
          <w:bCs/>
          <w:sz w:val="28"/>
          <w:szCs w:val="28"/>
          <w:lang w:val="en-US" w:eastAsia="ru-RU"/>
        </w:rPr>
        <w:t>-</w:t>
      </w:r>
      <w:r w:rsidRPr="0027248D">
        <w:rPr>
          <w:rFonts w:ascii="Times New Roman" w:eastAsia="Times New Roman" w:hAnsi="Times New Roman" w:cs="Times New Roman"/>
          <w:bCs/>
          <w:sz w:val="28"/>
          <w:szCs w:val="28"/>
          <w:lang w:val="en-US" w:eastAsia="ru-RU"/>
        </w:rPr>
        <w:tab/>
      </w:r>
      <w:r w:rsidR="001B56E5" w:rsidRPr="0027248D">
        <w:rPr>
          <w:rFonts w:ascii="Times New Roman" w:eastAsia="Times New Roman" w:hAnsi="Times New Roman" w:cs="Times New Roman"/>
          <w:sz w:val="28"/>
          <w:szCs w:val="28"/>
          <w:lang w:val="en-US" w:eastAsia="ru-RU"/>
        </w:rPr>
        <w:t>Buxoro tarixan yirik ilm-fan markazi b</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 xml:space="preserve">lgan. </w:t>
      </w:r>
    </w:p>
    <w:p w:rsidR="001B56E5" w:rsidRPr="0027248D" w:rsidRDefault="00B25D74" w:rsidP="008B74C8">
      <w:pPr>
        <w:tabs>
          <w:tab w:val="left" w:pos="0"/>
        </w:tabs>
        <w:ind w:right="142" w:firstLine="284"/>
        <w:rPr>
          <w:rFonts w:ascii="Times New Roman" w:eastAsia="Times New Roman" w:hAnsi="Times New Roman" w:cs="Times New Roman"/>
          <w:bCs/>
          <w:sz w:val="28"/>
          <w:szCs w:val="28"/>
          <w:lang w:val="en-US" w:eastAsia="ru-RU"/>
        </w:rPr>
      </w:pPr>
      <w:r w:rsidRPr="0027248D">
        <w:rPr>
          <w:rFonts w:ascii="Times New Roman" w:eastAsia="Times New Roman" w:hAnsi="Times New Roman" w:cs="Times New Roman"/>
          <w:bCs/>
          <w:sz w:val="28"/>
          <w:szCs w:val="28"/>
          <w:lang w:val="en-US" w:eastAsia="ru-RU"/>
        </w:rPr>
        <w:t>-</w:t>
      </w:r>
      <w:r w:rsidRPr="0027248D">
        <w:rPr>
          <w:rFonts w:ascii="Times New Roman" w:eastAsia="Times New Roman" w:hAnsi="Times New Roman" w:cs="Times New Roman"/>
          <w:bCs/>
          <w:sz w:val="28"/>
          <w:szCs w:val="28"/>
          <w:lang w:val="en-US" w:eastAsia="ru-RU"/>
        </w:rPr>
        <w:tab/>
      </w:r>
      <w:r w:rsidR="001B56E5" w:rsidRPr="0027248D">
        <w:rPr>
          <w:rFonts w:ascii="Times New Roman" w:eastAsia="Times New Roman" w:hAnsi="Times New Roman" w:cs="Times New Roman"/>
          <w:sz w:val="28"/>
          <w:szCs w:val="28"/>
          <w:lang w:val="en-US" w:eastAsia="ru-RU"/>
        </w:rPr>
        <w:t xml:space="preserve">Imom al-Buxoriy, Abdulxoliq Gʻijduvoniy, Sayfiddin Boharziy kabi allomalar merosi ziyorat turizmi rivojiga xizmat qilmoqda. </w:t>
      </w:r>
    </w:p>
    <w:p w:rsidR="004F43EC" w:rsidRPr="0027248D" w:rsidRDefault="004F43EC" w:rsidP="004F43EC">
      <w:pPr>
        <w:tabs>
          <w:tab w:val="left" w:pos="0"/>
        </w:tabs>
        <w:ind w:right="142" w:firstLine="284"/>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w:t>
      </w: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Tasavvuf va Naqshbandiya tariqatiga oid qad</w:t>
      </w:r>
      <w:r w:rsidRPr="0027248D">
        <w:rPr>
          <w:rFonts w:ascii="Times New Roman" w:eastAsia="Times New Roman" w:hAnsi="Times New Roman" w:cs="Times New Roman"/>
          <w:sz w:val="28"/>
          <w:szCs w:val="28"/>
          <w:lang w:val="en-US" w:eastAsia="ru-RU"/>
        </w:rPr>
        <w:t>amjolar xalqaro ahamiyatga ega.</w:t>
      </w:r>
    </w:p>
    <w:p w:rsidR="00A63A1D" w:rsidRPr="00C94917" w:rsidRDefault="004F43EC" w:rsidP="00C94917">
      <w:pPr>
        <w:tabs>
          <w:tab w:val="left" w:pos="0"/>
        </w:tabs>
        <w:spacing w:after="240"/>
        <w:ind w:right="142"/>
        <w:rPr>
          <w:rFonts w:ascii="Times New Roman" w:eastAsia="Times New Roman" w:hAnsi="Times New Roman" w:cs="Times New Roman"/>
          <w:sz w:val="28"/>
          <w:szCs w:val="28"/>
          <w:lang w:val="en-US" w:eastAsia="ru-RU"/>
        </w:rPr>
      </w:pPr>
      <w:r w:rsidRPr="0027248D">
        <w:rPr>
          <w:rFonts w:ascii="Times New Roman" w:eastAsia="Times New Roman" w:hAnsi="Times New Roman" w:cs="Times New Roman"/>
          <w:sz w:val="28"/>
          <w:szCs w:val="28"/>
          <w:lang w:val="en-US" w:eastAsia="ru-RU"/>
        </w:rPr>
        <w:tab/>
      </w:r>
      <w:r w:rsidR="001B56E5" w:rsidRPr="0027248D">
        <w:rPr>
          <w:rFonts w:ascii="Times New Roman" w:eastAsia="Times New Roman" w:hAnsi="Times New Roman" w:cs="Times New Roman"/>
          <w:sz w:val="28"/>
          <w:szCs w:val="28"/>
          <w:lang w:val="en-US" w:eastAsia="ru-RU"/>
        </w:rPr>
        <w:t>Xullas,  Buxoroda turizm rivoji uchun qulay transport tizimi, rivojlangan infratuzilma, boy tarixiy-madaniy meros, xalqaro miqyosda tan olingan ziyoratgohlar, davlat q</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llab-quvvatlashi va mahalliy aholining mehmond</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stligi kabi omillar mavjud b</w:t>
      </w:r>
      <w:r w:rsidR="006D26F3">
        <w:rPr>
          <w:rFonts w:ascii="Times New Roman" w:eastAsia="Times New Roman" w:hAnsi="Times New Roman" w:cs="Times New Roman"/>
          <w:sz w:val="28"/>
          <w:szCs w:val="28"/>
          <w:lang w:val="en-US" w:eastAsia="ru-RU"/>
        </w:rPr>
        <w:t>o‘</w:t>
      </w:r>
      <w:r w:rsidR="001B56E5" w:rsidRPr="0027248D">
        <w:rPr>
          <w:rFonts w:ascii="Times New Roman" w:eastAsia="Times New Roman" w:hAnsi="Times New Roman" w:cs="Times New Roman"/>
          <w:sz w:val="28"/>
          <w:szCs w:val="28"/>
          <w:lang w:val="en-US" w:eastAsia="ru-RU"/>
        </w:rPr>
        <w:t>lib, ular Buxoroning Markaziy Osiyodagi yirik ziyorat va madaniy turizm markazi sifati</w:t>
      </w:r>
      <w:r w:rsidR="0083163F" w:rsidRPr="0027248D">
        <w:rPr>
          <w:rFonts w:ascii="Times New Roman" w:eastAsia="Times New Roman" w:hAnsi="Times New Roman" w:cs="Times New Roman"/>
          <w:sz w:val="28"/>
          <w:szCs w:val="28"/>
          <w:lang w:val="en-US" w:eastAsia="ru-RU"/>
        </w:rPr>
        <w:t>dagi mavqeini mustahkamlamoqda.</w:t>
      </w:r>
    </w:p>
    <w:p w:rsidR="00C94917" w:rsidRDefault="00C94917">
      <w:pPr>
        <w:rPr>
          <w:rFonts w:ascii="Times New Roman" w:eastAsia="Calibri" w:hAnsi="Times New Roman" w:cs="Times New Roman"/>
          <w:b/>
          <w:sz w:val="28"/>
          <w:szCs w:val="28"/>
          <w:lang w:val="en-US"/>
        </w:rPr>
      </w:pPr>
      <w:r>
        <w:rPr>
          <w:rFonts w:ascii="Times New Roman" w:eastAsia="Calibri" w:hAnsi="Times New Roman" w:cs="Times New Roman"/>
          <w:b/>
          <w:sz w:val="28"/>
          <w:szCs w:val="28"/>
          <w:lang w:val="en-US"/>
        </w:rPr>
        <w:br w:type="page"/>
      </w:r>
    </w:p>
    <w:p w:rsidR="004251F2" w:rsidRPr="0083163F" w:rsidRDefault="004251F2" w:rsidP="004F43EC">
      <w:pPr>
        <w:tabs>
          <w:tab w:val="left" w:pos="0"/>
        </w:tabs>
        <w:spacing w:after="240"/>
        <w:ind w:right="142" w:firstLine="709"/>
        <w:jc w:val="center"/>
        <w:rPr>
          <w:rFonts w:ascii="Times New Roman" w:eastAsia="Times New Roman" w:hAnsi="Times New Roman" w:cs="Times New Roman"/>
          <w:b/>
          <w:sz w:val="28"/>
          <w:szCs w:val="28"/>
          <w:lang w:val="en-US" w:eastAsia="ru-RU"/>
        </w:rPr>
      </w:pPr>
      <w:r w:rsidRPr="004251F2">
        <w:rPr>
          <w:rFonts w:ascii="Times New Roman" w:eastAsia="Calibri" w:hAnsi="Times New Roman" w:cs="Times New Roman"/>
          <w:b/>
          <w:sz w:val="28"/>
          <w:szCs w:val="28"/>
          <w:lang w:val="en-US"/>
        </w:rPr>
        <w:lastRenderedPageBreak/>
        <w:t>1.2.</w:t>
      </w:r>
      <w:r w:rsidRPr="004251F2">
        <w:rPr>
          <w:rFonts w:ascii="Times New Roman" w:eastAsia="Calibri" w:hAnsi="Times New Roman" w:cs="Times New Roman"/>
          <w:b/>
          <w:sz w:val="28"/>
          <w:szCs w:val="28"/>
          <w:lang w:val="en-US"/>
        </w:rPr>
        <w:tab/>
      </w:r>
      <w:r w:rsidRPr="004251F2">
        <w:rPr>
          <w:rFonts w:ascii="Times New Roman" w:eastAsia="Times New Roman" w:hAnsi="Times New Roman" w:cs="Times New Roman"/>
          <w:b/>
          <w:sz w:val="28"/>
          <w:szCs w:val="28"/>
          <w:lang w:val="en-US" w:eastAsia="ru-RU"/>
        </w:rPr>
        <w:t>Buxoroda ziyorat turizmining nazariy asoslari, manbaviy tahlili</w:t>
      </w:r>
    </w:p>
    <w:p w:rsidR="00F05EB1" w:rsidRDefault="004F43EC" w:rsidP="004F43EC">
      <w:pPr>
        <w:tabs>
          <w:tab w:val="left" w:pos="0"/>
        </w:tabs>
        <w:ind w:right="142"/>
        <w:rPr>
          <w:rFonts w:ascii="Times New Roman" w:eastAsia="Times New Roman" w:hAnsi="Times New Roman" w:cs="Times New Roman"/>
          <w:sz w:val="28"/>
          <w:szCs w:val="28"/>
          <w:lang w:val="en-US" w:eastAsia="ru-RU"/>
        </w:rPr>
      </w:pPr>
      <w:r>
        <w:rPr>
          <w:rFonts w:ascii="Times New Roman" w:eastAsia="Calibri" w:hAnsi="Times New Roman" w:cs="Times New Roman"/>
          <w:sz w:val="28"/>
          <w:szCs w:val="28"/>
          <w:lang w:val="en-US"/>
        </w:rPr>
        <w:tab/>
      </w:r>
      <w:r w:rsidR="004251F2" w:rsidRPr="004251F2">
        <w:rPr>
          <w:rFonts w:ascii="Times New Roman" w:eastAsia="Calibri" w:hAnsi="Times New Roman" w:cs="Times New Roman"/>
          <w:sz w:val="28"/>
          <w:szCs w:val="28"/>
          <w:lang w:val="en-US"/>
        </w:rPr>
        <w:t>Ziyorat -</w:t>
      </w:r>
      <w:r w:rsidR="004251F2" w:rsidRPr="004251F2">
        <w:rPr>
          <w:rFonts w:ascii="Times New Roman" w:eastAsia="Calibri" w:hAnsi="Times New Roman" w:cs="Times New Roman"/>
          <w:sz w:val="28"/>
          <w:szCs w:val="28"/>
          <w:lang w:val="tg-Cyrl-TJ"/>
        </w:rPr>
        <w:t xml:space="preserve"> </w:t>
      </w:r>
      <w:r w:rsidR="004251F2" w:rsidRPr="004251F2">
        <w:rPr>
          <w:rFonts w:ascii="Times New Roman" w:eastAsia="Calibri" w:hAnsi="Times New Roman" w:cs="Times New Roman"/>
          <w:sz w:val="28"/>
          <w:szCs w:val="28"/>
          <w:lang w:val="en-US"/>
        </w:rPr>
        <w:t>bu aniq maqsad bilan belgilab olingan diniy maqsadlar, muqaddas joylarga sayr qilish yoki sayohat qilish demakdir</w:t>
      </w:r>
      <w:r w:rsidR="004251F2" w:rsidRPr="004251F2">
        <w:rPr>
          <w:rFonts w:ascii="Times New Roman" w:eastAsia="Times New Roman" w:hAnsi="Times New Roman" w:cs="Times New Roman"/>
          <w:sz w:val="28"/>
          <w:szCs w:val="28"/>
          <w:lang w:val="en-US" w:eastAsia="ru-RU"/>
        </w:rPr>
        <w:t xml:space="preserve">. </w:t>
      </w:r>
      <w:r w:rsidR="004251F2" w:rsidRPr="004251F2">
        <w:rPr>
          <w:rFonts w:ascii="Times New Roman" w:eastAsia="Calibri" w:hAnsi="Times New Roman" w:cs="Times New Roman"/>
          <w:sz w:val="28"/>
          <w:szCs w:val="28"/>
          <w:lang w:val="en-US"/>
        </w:rPr>
        <w:t xml:space="preserve">Ziyorat sayohatlari, diniy-ma'rifiy yoki madaniy-tarixiy turlardan farq qilib, nafaqat ma’rifiy maqsadlarni, balki marosimning ma’nosiga ham ma’lum bir e’tiqodni </w:t>
      </w:r>
      <w:r w:rsidR="006D26F3">
        <w:rPr>
          <w:rFonts w:ascii="Times New Roman" w:eastAsia="Calibri" w:hAnsi="Times New Roman" w:cs="Times New Roman"/>
          <w:sz w:val="28"/>
          <w:szCs w:val="28"/>
          <w:lang w:val="en-US"/>
        </w:rPr>
        <w:t>o‘</w:t>
      </w:r>
      <w:r w:rsidR="004251F2" w:rsidRPr="004251F2">
        <w:rPr>
          <w:rFonts w:ascii="Times New Roman" w:eastAsia="Calibri" w:hAnsi="Times New Roman" w:cs="Times New Roman"/>
          <w:sz w:val="28"/>
          <w:szCs w:val="28"/>
          <w:lang w:val="en-US"/>
        </w:rPr>
        <w:t>z ichiga oladi</w:t>
      </w:r>
      <w:r w:rsidR="004251F2" w:rsidRPr="004251F2">
        <w:rPr>
          <w:rFonts w:ascii="Times New Roman" w:eastAsia="Times New Roman" w:hAnsi="Times New Roman" w:cs="Times New Roman"/>
          <w:sz w:val="28"/>
          <w:szCs w:val="28"/>
          <w:lang w:val="en-US" w:eastAsia="ru-RU"/>
        </w:rPr>
        <w:t>.</w:t>
      </w:r>
      <w:r w:rsidR="004251F2" w:rsidRPr="004251F2">
        <w:rPr>
          <w:rFonts w:ascii="Times New Roman" w:eastAsia="Calibri" w:hAnsi="Times New Roman" w:cs="Times New Roman"/>
          <w:sz w:val="28"/>
          <w:szCs w:val="28"/>
          <w:lang w:val="en-US"/>
        </w:rPr>
        <w:t xml:space="preserve">  Bugun z</w:t>
      </w:r>
      <w:r w:rsidR="004251F2" w:rsidRPr="004251F2">
        <w:rPr>
          <w:rFonts w:ascii="Times New Roman" w:eastAsia="Times New Roman" w:hAnsi="Times New Roman" w:cs="Times New Roman"/>
          <w:sz w:val="28"/>
          <w:szCs w:val="28"/>
          <w:lang w:val="en-US" w:eastAsia="ru-RU"/>
        </w:rPr>
        <w:t>iyorat turizmi deganda biz, insonlarning ham  diniy,  ham ma’naviy, ham  tarixiy ahamiyatga ega b</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 xml:space="preserve">lgan muqaddas joylarni ziyorat qilish maqsadida amalga oshiradigan sayohatini tushinamiz. Ziyorat turizmi sayohat bilan bir qatorda mamlakatimizning iqtisodiyotiga juda katta daromad olib keladi. Ziyorat turizmini rivojlantirish </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z navbatida mehmonxona, transport va xizmat k</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 xml:space="preserve">rsatish sohalarini ham rivojlanishiga yordam beradi. Dunyo davlatlari </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rtasidagi xalqaro madaniy aloqalarni mustahkamlaydi.</w:t>
      </w:r>
    </w:p>
    <w:p w:rsidR="004251F2" w:rsidRPr="004251F2" w:rsidRDefault="00F05EB1" w:rsidP="00F05EB1">
      <w:pPr>
        <w:tabs>
          <w:tab w:val="left" w:pos="0"/>
        </w:tabs>
        <w:ind w:right="142" w:firstLine="709"/>
        <w:rPr>
          <w:rFonts w:ascii="Times New Roman" w:eastAsia="Times New Roman" w:hAnsi="Times New Roman" w:cs="Times New Roman"/>
          <w:sz w:val="28"/>
          <w:szCs w:val="28"/>
          <w:lang w:val="en-US" w:eastAsia="ru-RU"/>
        </w:rPr>
      </w:pPr>
      <w:r w:rsidRPr="00F05EB1">
        <w:rPr>
          <w:rFonts w:ascii="Times New Roman" w:eastAsia="Times New Roman" w:hAnsi="Times New Roman" w:cs="Times New Roman"/>
          <w:sz w:val="28"/>
          <w:szCs w:val="28"/>
          <w:lang w:val="en-US" w:eastAsia="ru-RU"/>
        </w:rPr>
        <w:t>Turizmning eng qadimiy va mazmunan boy turlaridan biri b</w:t>
      </w:r>
      <w:r w:rsidR="006D26F3">
        <w:rPr>
          <w:rFonts w:ascii="Times New Roman" w:eastAsia="Times New Roman" w:hAnsi="Times New Roman" w:cs="Times New Roman"/>
          <w:sz w:val="28"/>
          <w:szCs w:val="28"/>
          <w:lang w:val="en-US" w:eastAsia="ru-RU"/>
        </w:rPr>
        <w:t>o‘</w:t>
      </w:r>
      <w:r w:rsidRPr="00F05EB1">
        <w:rPr>
          <w:rFonts w:ascii="Times New Roman" w:eastAsia="Times New Roman" w:hAnsi="Times New Roman" w:cs="Times New Roman"/>
          <w:sz w:val="28"/>
          <w:szCs w:val="28"/>
          <w:lang w:val="en-US" w:eastAsia="ru-RU"/>
        </w:rPr>
        <w:t xml:space="preserve">lgan ziyorat turizmi bugungi kunda jahon iqtisodiyoti va madaniy integratsiyasining muhim qismiga aylandi. Nazariy jihatdan yondashganda, ziyorat turizmi (pilgrimage tourism) – bu insonning </w:t>
      </w:r>
      <w:r w:rsidR="006D26F3">
        <w:rPr>
          <w:rFonts w:ascii="Times New Roman" w:eastAsia="Times New Roman" w:hAnsi="Times New Roman" w:cs="Times New Roman"/>
          <w:sz w:val="28"/>
          <w:szCs w:val="28"/>
          <w:lang w:val="en-US" w:eastAsia="ru-RU"/>
        </w:rPr>
        <w:t>o‘</w:t>
      </w:r>
      <w:r w:rsidRPr="00F05EB1">
        <w:rPr>
          <w:rFonts w:ascii="Times New Roman" w:eastAsia="Times New Roman" w:hAnsi="Times New Roman" w:cs="Times New Roman"/>
          <w:sz w:val="28"/>
          <w:szCs w:val="28"/>
          <w:lang w:val="en-US" w:eastAsia="ru-RU"/>
        </w:rPr>
        <w:t xml:space="preserve">zi e’tiqod qiladigan dinning muqaddas joylariga, avliyolar qadamjolariga va diniy markazlarga ruhan poklanish hamda e’tiqodiy ehtiyojlarini qondirish maqsadidagi sayohatidir. Biroq zamonaviy turizmshunoslikda bu tushuncha faqatgina diniy amallarni bajarish bilan cheklanib qolmay, tarixiy-madaniy merosni </w:t>
      </w:r>
      <w:r w:rsidR="006D26F3">
        <w:rPr>
          <w:rFonts w:ascii="Times New Roman" w:eastAsia="Times New Roman" w:hAnsi="Times New Roman" w:cs="Times New Roman"/>
          <w:sz w:val="28"/>
          <w:szCs w:val="28"/>
          <w:lang w:val="en-US" w:eastAsia="ru-RU"/>
        </w:rPr>
        <w:t>o‘</w:t>
      </w:r>
      <w:r w:rsidRPr="00F05EB1">
        <w:rPr>
          <w:rFonts w:ascii="Times New Roman" w:eastAsia="Times New Roman" w:hAnsi="Times New Roman" w:cs="Times New Roman"/>
          <w:sz w:val="28"/>
          <w:szCs w:val="28"/>
          <w:lang w:val="en-US" w:eastAsia="ru-RU"/>
        </w:rPr>
        <w:t xml:space="preserve">rganish, me’moriy yodgorliklardan estetik zavq olish va milliy qadriyatlarni anglash jarayonlarini ham </w:t>
      </w:r>
      <w:r w:rsidR="006D26F3">
        <w:rPr>
          <w:rFonts w:ascii="Times New Roman" w:eastAsia="Times New Roman" w:hAnsi="Times New Roman" w:cs="Times New Roman"/>
          <w:sz w:val="28"/>
          <w:szCs w:val="28"/>
          <w:lang w:val="en-US" w:eastAsia="ru-RU"/>
        </w:rPr>
        <w:t>o‘</w:t>
      </w:r>
      <w:r w:rsidRPr="00F05EB1">
        <w:rPr>
          <w:rFonts w:ascii="Times New Roman" w:eastAsia="Times New Roman" w:hAnsi="Times New Roman" w:cs="Times New Roman"/>
          <w:sz w:val="28"/>
          <w:szCs w:val="28"/>
          <w:lang w:val="en-US" w:eastAsia="ru-RU"/>
        </w:rPr>
        <w:t>z ichiga oladi</w:t>
      </w:r>
      <w:r w:rsidR="00447246">
        <w:rPr>
          <w:rStyle w:val="a6"/>
          <w:rFonts w:ascii="Times New Roman" w:eastAsia="Times New Roman" w:hAnsi="Times New Roman" w:cs="Times New Roman"/>
          <w:sz w:val="28"/>
          <w:szCs w:val="28"/>
          <w:lang w:val="en-US" w:eastAsia="ru-RU"/>
        </w:rPr>
        <w:footnoteReference w:id="6"/>
      </w:r>
      <w:r w:rsidRPr="00F05EB1">
        <w:rPr>
          <w:rFonts w:ascii="Times New Roman" w:eastAsia="Times New Roman" w:hAnsi="Times New Roman" w:cs="Times New Roman"/>
          <w:sz w:val="28"/>
          <w:szCs w:val="28"/>
          <w:lang w:val="en-US" w:eastAsia="ru-RU"/>
        </w:rPr>
        <w:t>.</w:t>
      </w:r>
    </w:p>
    <w:p w:rsidR="00F05EB1" w:rsidRPr="00174811" w:rsidRDefault="004251F2" w:rsidP="00F05EB1">
      <w:pPr>
        <w:tabs>
          <w:tab w:val="left" w:pos="0"/>
        </w:tabs>
        <w:ind w:right="142" w:firstLine="709"/>
        <w:rPr>
          <w:rFonts w:ascii="Times New Roman" w:eastAsia="Times New Roman" w:hAnsi="Times New Roman" w:cs="Times New Roman"/>
          <w:sz w:val="28"/>
          <w:szCs w:val="28"/>
          <w:lang w:val="en-US" w:eastAsia="ru-RU"/>
        </w:rPr>
      </w:pPr>
      <w:r w:rsidRPr="004251F2">
        <w:rPr>
          <w:rFonts w:ascii="Times New Roman" w:eastAsia="Times New Roman" w:hAnsi="Times New Roman" w:cs="Times New Roman"/>
          <w:sz w:val="28"/>
          <w:szCs w:val="28"/>
          <w:lang w:val="en-US" w:eastAsia="ru-RU"/>
        </w:rPr>
        <w:t xml:space="preserve">Buxoroda ziyorat turizmining nazariy asoslari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rganish, tahlil qilish bu avvalo shaharning tarixiy-diniy merosi bilan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rganish bilan bo</w:t>
      </w:r>
      <w:r w:rsidR="006D26F3">
        <w:rPr>
          <w:rFonts w:ascii="Times New Roman" w:eastAsia="Times New Roman" w:hAnsi="Times New Roman" w:cs="Times New Roman"/>
          <w:sz w:val="28"/>
          <w:szCs w:val="28"/>
          <w:lang w:val="en-US" w:eastAsia="ru-RU"/>
        </w:rPr>
        <w:t>g‘</w:t>
      </w:r>
      <w:r w:rsidRPr="004251F2">
        <w:rPr>
          <w:rFonts w:ascii="Times New Roman" w:eastAsia="Times New Roman" w:hAnsi="Times New Roman" w:cs="Times New Roman"/>
          <w:sz w:val="28"/>
          <w:szCs w:val="28"/>
          <w:lang w:val="en-US" w:eastAsia="ru-RU"/>
        </w:rPr>
        <w:t xml:space="preserve">liq. Jumladan: Bahouddin Naqshband majmuasi, Chor Bakr majmuasi, Sayfiddin Boharziy maqbarasi, Abdulxoliq </w:t>
      </w:r>
      <w:r w:rsidR="006D26F3">
        <w:rPr>
          <w:rFonts w:ascii="Times New Roman" w:eastAsia="Times New Roman" w:hAnsi="Times New Roman" w:cs="Times New Roman"/>
          <w:sz w:val="28"/>
          <w:szCs w:val="28"/>
          <w:lang w:val="en-US" w:eastAsia="ru-RU"/>
        </w:rPr>
        <w:t>G‘</w:t>
      </w:r>
      <w:r w:rsidRPr="004251F2">
        <w:rPr>
          <w:rFonts w:ascii="Times New Roman" w:eastAsia="Times New Roman" w:hAnsi="Times New Roman" w:cs="Times New Roman"/>
          <w:sz w:val="28"/>
          <w:szCs w:val="28"/>
          <w:lang w:val="en-US" w:eastAsia="ru-RU"/>
        </w:rPr>
        <w:t>ijduvoniy maqbarasi singari  muqaddas qadamjolar, maskanlar ziyorat turizmining asosiy resurslari hisoblanadi.</w:t>
      </w:r>
      <w:r w:rsidR="00174811">
        <w:rPr>
          <w:rFonts w:ascii="Times New Roman" w:eastAsia="Times New Roman" w:hAnsi="Times New Roman" w:cs="Times New Roman"/>
          <w:sz w:val="28"/>
          <w:szCs w:val="28"/>
          <w:lang w:val="en-US" w:eastAsia="ru-RU"/>
        </w:rPr>
        <w:t xml:space="preserve"> </w:t>
      </w:r>
      <w:r w:rsidR="00F05EB1" w:rsidRPr="00F05EB1">
        <w:rPr>
          <w:rFonts w:ascii="Times New Roman" w:eastAsia="Calibri" w:hAnsi="Times New Roman" w:cs="Times New Roman"/>
          <w:sz w:val="28"/>
          <w:szCs w:val="28"/>
          <w:lang w:val="en-US"/>
        </w:rPr>
        <w:t>Buxoro misolida ziyorat turizmining nazariy asoslarini tahlil qilar ekanmiz, avvalo, "sakral makon" (muqaddas joy) tushunchasiga t</w:t>
      </w:r>
      <w:r w:rsidR="006D26F3">
        <w:rPr>
          <w:rFonts w:ascii="Times New Roman" w:eastAsia="Calibri" w:hAnsi="Times New Roman" w:cs="Times New Roman"/>
          <w:sz w:val="28"/>
          <w:szCs w:val="28"/>
          <w:lang w:val="en-US"/>
        </w:rPr>
        <w:t>o‘</w:t>
      </w:r>
      <w:r w:rsidR="00F05EB1" w:rsidRPr="00F05EB1">
        <w:rPr>
          <w:rFonts w:ascii="Times New Roman" w:eastAsia="Calibri" w:hAnsi="Times New Roman" w:cs="Times New Roman"/>
          <w:sz w:val="28"/>
          <w:szCs w:val="28"/>
          <w:lang w:val="en-US"/>
        </w:rPr>
        <w:t xml:space="preserve">xtalish </w:t>
      </w:r>
      <w:r w:rsidR="00F05EB1" w:rsidRPr="00F05EB1">
        <w:rPr>
          <w:rFonts w:ascii="Times New Roman" w:eastAsia="Calibri" w:hAnsi="Times New Roman" w:cs="Times New Roman"/>
          <w:sz w:val="28"/>
          <w:szCs w:val="28"/>
          <w:lang w:val="en-US"/>
        </w:rPr>
        <w:lastRenderedPageBreak/>
        <w:t>lozim. Buxoro shunchaki shahar emas, balki asrlar davomida "Qubbatul Islom" (Islom dinining gumbazi) maqomida shakllangan ma’naviy markazdir. Bu yerda turizmning nazariy modeli "shaxs – e’tiqod – makon" zanjiri asosiga quriladi. Sayohat motivatsiyasi nuqtayi nazaridan ziyoratchilarni ikki toifaga ajratish mumkin: birinchisi, sof diniy maqsadlarda, ya’ni tariqat pirlari va ulamolar qabrini tavof qilish uchun keluvchilar b</w:t>
      </w:r>
      <w:r w:rsidR="006D26F3">
        <w:rPr>
          <w:rFonts w:ascii="Times New Roman" w:eastAsia="Calibri" w:hAnsi="Times New Roman" w:cs="Times New Roman"/>
          <w:sz w:val="28"/>
          <w:szCs w:val="28"/>
          <w:lang w:val="en-US"/>
        </w:rPr>
        <w:t>o‘</w:t>
      </w:r>
      <w:r w:rsidR="00F05EB1" w:rsidRPr="00F05EB1">
        <w:rPr>
          <w:rFonts w:ascii="Times New Roman" w:eastAsia="Calibri" w:hAnsi="Times New Roman" w:cs="Times New Roman"/>
          <w:sz w:val="28"/>
          <w:szCs w:val="28"/>
          <w:lang w:val="en-US"/>
        </w:rPr>
        <w:t xml:space="preserve">lsa; ikkinchisi, islom sivilizatsiyasi tarixini, falsafasini va me’morchiligini </w:t>
      </w:r>
      <w:r w:rsidR="006D26F3">
        <w:rPr>
          <w:rFonts w:ascii="Times New Roman" w:eastAsia="Calibri" w:hAnsi="Times New Roman" w:cs="Times New Roman"/>
          <w:sz w:val="28"/>
          <w:szCs w:val="28"/>
          <w:lang w:val="en-US"/>
        </w:rPr>
        <w:t>o‘</w:t>
      </w:r>
      <w:r w:rsidR="00F05EB1" w:rsidRPr="00F05EB1">
        <w:rPr>
          <w:rFonts w:ascii="Times New Roman" w:eastAsia="Calibri" w:hAnsi="Times New Roman" w:cs="Times New Roman"/>
          <w:sz w:val="28"/>
          <w:szCs w:val="28"/>
          <w:lang w:val="en-US"/>
        </w:rPr>
        <w:t>rganishga qiziquvchi madaniy-ma’rifiy sayyohlardir.</w:t>
      </w:r>
    </w:p>
    <w:p w:rsidR="00F05EB1" w:rsidRDefault="00F05EB1" w:rsidP="00F45937">
      <w:pPr>
        <w:tabs>
          <w:tab w:val="left" w:pos="0"/>
        </w:tabs>
        <w:ind w:right="142" w:firstLine="709"/>
        <w:rPr>
          <w:rFonts w:ascii="Times New Roman" w:eastAsia="Calibri" w:hAnsi="Times New Roman" w:cs="Times New Roman"/>
          <w:sz w:val="28"/>
          <w:szCs w:val="28"/>
          <w:lang w:val="en-US"/>
        </w:rPr>
      </w:pPr>
      <w:r w:rsidRPr="00F05EB1">
        <w:rPr>
          <w:rFonts w:ascii="Times New Roman" w:eastAsia="Calibri" w:hAnsi="Times New Roman" w:cs="Times New Roman"/>
          <w:sz w:val="28"/>
          <w:szCs w:val="28"/>
          <w:lang w:val="en-US"/>
        </w:rPr>
        <w:t xml:space="preserve">Ziyorat turizmining </w:t>
      </w:r>
      <w:r w:rsidR="006D26F3">
        <w:rPr>
          <w:rFonts w:ascii="Times New Roman" w:eastAsia="Calibri" w:hAnsi="Times New Roman" w:cs="Times New Roman"/>
          <w:sz w:val="28"/>
          <w:szCs w:val="28"/>
          <w:lang w:val="en-US"/>
        </w:rPr>
        <w:t>o‘</w:t>
      </w:r>
      <w:r w:rsidRPr="00F05EB1">
        <w:rPr>
          <w:rFonts w:ascii="Times New Roman" w:eastAsia="Calibri" w:hAnsi="Times New Roman" w:cs="Times New Roman"/>
          <w:sz w:val="28"/>
          <w:szCs w:val="28"/>
          <w:lang w:val="en-US"/>
        </w:rPr>
        <w:t>ziga xosligi shundaki, u mavsumiylikka kamroq b</w:t>
      </w:r>
      <w:r w:rsidR="006D26F3">
        <w:rPr>
          <w:rFonts w:ascii="Times New Roman" w:eastAsia="Calibri" w:hAnsi="Times New Roman" w:cs="Times New Roman"/>
          <w:sz w:val="28"/>
          <w:szCs w:val="28"/>
          <w:lang w:val="en-US"/>
        </w:rPr>
        <w:t>o‘</w:t>
      </w:r>
      <w:r w:rsidRPr="00F05EB1">
        <w:rPr>
          <w:rFonts w:ascii="Times New Roman" w:eastAsia="Calibri" w:hAnsi="Times New Roman" w:cs="Times New Roman"/>
          <w:sz w:val="28"/>
          <w:szCs w:val="28"/>
          <w:lang w:val="en-US"/>
        </w:rPr>
        <w:t>ysunadi. Agar dam olish turizmi ob-havoga bo</w:t>
      </w:r>
      <w:r w:rsidR="006D26F3">
        <w:rPr>
          <w:rFonts w:ascii="Times New Roman" w:eastAsia="Calibri" w:hAnsi="Times New Roman" w:cs="Times New Roman"/>
          <w:sz w:val="28"/>
          <w:szCs w:val="28"/>
          <w:lang w:val="en-US"/>
        </w:rPr>
        <w:t>g‘</w:t>
      </w:r>
      <w:r w:rsidRPr="00F05EB1">
        <w:rPr>
          <w:rFonts w:ascii="Times New Roman" w:eastAsia="Calibri" w:hAnsi="Times New Roman" w:cs="Times New Roman"/>
          <w:sz w:val="28"/>
          <w:szCs w:val="28"/>
          <w:lang w:val="en-US"/>
        </w:rPr>
        <w:t>liq b</w:t>
      </w:r>
      <w:r w:rsidR="006D26F3">
        <w:rPr>
          <w:rFonts w:ascii="Times New Roman" w:eastAsia="Calibri" w:hAnsi="Times New Roman" w:cs="Times New Roman"/>
          <w:sz w:val="28"/>
          <w:szCs w:val="28"/>
          <w:lang w:val="en-US"/>
        </w:rPr>
        <w:t>o‘</w:t>
      </w:r>
      <w:r w:rsidRPr="00F05EB1">
        <w:rPr>
          <w:rFonts w:ascii="Times New Roman" w:eastAsia="Calibri" w:hAnsi="Times New Roman" w:cs="Times New Roman"/>
          <w:sz w:val="28"/>
          <w:szCs w:val="28"/>
          <w:lang w:val="en-US"/>
        </w:rPr>
        <w:t xml:space="preserve">lsa, ziyorat turizmi insonning ichki ma’naviy ehtiyojiga tayanadi. Buxorodagi "Yetti pir" ziyoratgohlari majmuasi bu borada </w:t>
      </w:r>
      <w:r w:rsidR="006D26F3">
        <w:rPr>
          <w:rFonts w:ascii="Times New Roman" w:eastAsia="Calibri" w:hAnsi="Times New Roman" w:cs="Times New Roman"/>
          <w:sz w:val="28"/>
          <w:szCs w:val="28"/>
          <w:lang w:val="en-US"/>
        </w:rPr>
        <w:t>o‘</w:t>
      </w:r>
      <w:r w:rsidRPr="00F05EB1">
        <w:rPr>
          <w:rFonts w:ascii="Times New Roman" w:eastAsia="Calibri" w:hAnsi="Times New Roman" w:cs="Times New Roman"/>
          <w:sz w:val="28"/>
          <w:szCs w:val="28"/>
          <w:lang w:val="en-US"/>
        </w:rPr>
        <w:t xml:space="preserve">ziga xos "klaster" vazifasini </w:t>
      </w:r>
      <w:r w:rsidR="006D26F3">
        <w:rPr>
          <w:rFonts w:ascii="Times New Roman" w:eastAsia="Calibri" w:hAnsi="Times New Roman" w:cs="Times New Roman"/>
          <w:sz w:val="28"/>
          <w:szCs w:val="28"/>
          <w:lang w:val="en-US"/>
        </w:rPr>
        <w:t>o‘</w:t>
      </w:r>
      <w:r w:rsidRPr="00F05EB1">
        <w:rPr>
          <w:rFonts w:ascii="Times New Roman" w:eastAsia="Calibri" w:hAnsi="Times New Roman" w:cs="Times New Roman"/>
          <w:sz w:val="28"/>
          <w:szCs w:val="28"/>
          <w:lang w:val="en-US"/>
        </w:rPr>
        <w:t>taydi. Nazariy jihatdan bu obyektlar nafaqat diniy, balki ijtimoiy-psixologik reabilitatsiya maskanlari sifatida ham xizmat qiladi.</w:t>
      </w:r>
    </w:p>
    <w:p w:rsidR="004251F2" w:rsidRPr="004251F2" w:rsidRDefault="004251F2" w:rsidP="00F45937">
      <w:pPr>
        <w:tabs>
          <w:tab w:val="left" w:pos="0"/>
        </w:tabs>
        <w:ind w:right="142" w:firstLine="709"/>
        <w:rPr>
          <w:rFonts w:ascii="Times New Roman" w:eastAsia="Calibri" w:hAnsi="Times New Roman" w:cs="Times New Roman"/>
          <w:sz w:val="28"/>
          <w:szCs w:val="28"/>
          <w:lang w:val="en-US"/>
        </w:rPr>
      </w:pPr>
      <w:r w:rsidRPr="004251F2">
        <w:rPr>
          <w:rFonts w:ascii="Times New Roman" w:eastAsia="Calibri" w:hAnsi="Times New Roman" w:cs="Times New Roman"/>
          <w:sz w:val="28"/>
          <w:szCs w:val="28"/>
          <w:lang w:val="en-US"/>
        </w:rPr>
        <w:t xml:space="preserve">2019-yil fevral oyida Buxoroda birinchi Xalqaro ziyofat turizmi forumi boʻlib oʻtdi va uning yakunida Oʻzbekistonni ziyorat turizmi markazi sifatida tan olish toʻgʻrisidagi Buxoro deklaratsiyasi imzolandi. </w:t>
      </w:r>
      <w:r w:rsidR="00174811">
        <w:rPr>
          <w:rFonts w:ascii="Times New Roman" w:eastAsia="Calibri" w:hAnsi="Times New Roman" w:cs="Times New Roman"/>
          <w:sz w:val="28"/>
          <w:szCs w:val="28"/>
          <w:lang w:val="en-US"/>
        </w:rPr>
        <w:t xml:space="preserve"> </w:t>
      </w:r>
      <w:r w:rsidRPr="004251F2">
        <w:rPr>
          <w:rFonts w:ascii="Times New Roman" w:eastAsia="Calibri" w:hAnsi="Times New Roman" w:cs="Times New Roman"/>
          <w:sz w:val="28"/>
          <w:szCs w:val="28"/>
          <w:lang w:val="en-US"/>
        </w:rPr>
        <w:t>2019-yil uchun Global Muslim Travel Index reytingiga k</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ra,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zbekiston Islom hamkorlik tashkilotiga a’zo davlatlar orasida eng jozibali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nta davlat qatoridan joy oldi. Bahouddin Naqshbandiy, Abduhallik </w:t>
      </w:r>
      <w:r w:rsidR="006D26F3">
        <w:rPr>
          <w:rFonts w:ascii="Times New Roman" w:eastAsia="Calibri" w:hAnsi="Times New Roman" w:cs="Times New Roman"/>
          <w:sz w:val="28"/>
          <w:szCs w:val="28"/>
          <w:lang w:val="en-US"/>
        </w:rPr>
        <w:t>G‘</w:t>
      </w:r>
      <w:r w:rsidRPr="004251F2">
        <w:rPr>
          <w:rFonts w:ascii="Times New Roman" w:eastAsia="Calibri" w:hAnsi="Times New Roman" w:cs="Times New Roman"/>
          <w:sz w:val="28"/>
          <w:szCs w:val="28"/>
          <w:lang w:val="en-US"/>
        </w:rPr>
        <w:t>ijduvoniy kabi nomlarni har bir musulmon biladi. Ekskursiya davomida siz ushbu buyuk islom ilohiyotshunoslarining qabrlarini ziyorat qilish imkoniga ega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lasiz, balki boshqa muqaddas qadamjolarni ham ziyorat qilish imkoniyatiga ega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lasiz. Siz islomdagi eng sirli y</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nalishlardan biri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lgan s</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fiylik bilan yaqindan tanishasiz.</w:t>
      </w:r>
      <w:r w:rsidRPr="004251F2">
        <w:rPr>
          <w:rFonts w:ascii="Times New Roman" w:eastAsia="Calibri" w:hAnsi="Times New Roman" w:cs="Times New Roman"/>
          <w:sz w:val="28"/>
          <w:szCs w:val="28"/>
          <w:vertAlign w:val="superscript"/>
          <w:lang w:val="en-US"/>
        </w:rPr>
        <w:footnoteReference w:id="7"/>
      </w:r>
    </w:p>
    <w:p w:rsidR="004251F2" w:rsidRPr="004251F2" w:rsidRDefault="004251F2" w:rsidP="00F45937">
      <w:pPr>
        <w:tabs>
          <w:tab w:val="left" w:pos="0"/>
        </w:tabs>
        <w:ind w:right="142" w:firstLine="709"/>
        <w:rPr>
          <w:rFonts w:ascii="Times New Roman" w:eastAsia="Times New Roman" w:hAnsi="Times New Roman" w:cs="Times New Roman"/>
          <w:sz w:val="28"/>
          <w:szCs w:val="28"/>
          <w:lang w:val="en-US" w:eastAsia="ru-RU"/>
        </w:rPr>
      </w:pPr>
      <w:r w:rsidRPr="004251F2">
        <w:rPr>
          <w:rFonts w:ascii="Times New Roman" w:eastAsia="Times New Roman" w:hAnsi="Times New Roman" w:cs="Times New Roman"/>
          <w:sz w:val="28"/>
          <w:szCs w:val="28"/>
          <w:lang w:val="en-US" w:eastAsia="ru-RU"/>
        </w:rPr>
        <w:t xml:space="preserve">2000-yildan keyin bu boradagi ilmiy tadqiqotlar yanada faollashdi. Bugungi kunda Bahouddin Naqshband ziyoratgohi nafaqat ziyorat maskani, balki tasavvuf, tarix va islom madaniyatini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rganadigan ilmiy markaz sifatida ham katta ahamiyatga ega. Ilmiy manbalarda ziyorat turizmi bir nechta nazariy yondashuvlar asosida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rganiladi: </w:t>
      </w:r>
    </w:p>
    <w:p w:rsidR="004251F2" w:rsidRPr="004251F2" w:rsidRDefault="004251F2" w:rsidP="00F45937">
      <w:pPr>
        <w:tabs>
          <w:tab w:val="left" w:pos="0"/>
        </w:tabs>
        <w:ind w:right="142" w:firstLine="709"/>
        <w:rPr>
          <w:rFonts w:ascii="Times New Roman" w:eastAsia="Times New Roman" w:hAnsi="Times New Roman" w:cs="Times New Roman"/>
          <w:sz w:val="28"/>
          <w:szCs w:val="28"/>
          <w:lang w:val="en-US" w:eastAsia="ru-RU"/>
        </w:rPr>
      </w:pPr>
      <w:r w:rsidRPr="00887778">
        <w:rPr>
          <w:rFonts w:ascii="Times New Roman" w:eastAsia="Times New Roman" w:hAnsi="Times New Roman" w:cs="Times New Roman"/>
          <w:bCs/>
          <w:sz w:val="28"/>
          <w:szCs w:val="28"/>
          <w:lang w:val="en-US" w:eastAsia="ru-RU"/>
        </w:rPr>
        <w:lastRenderedPageBreak/>
        <w:t>1. Tarixiy manbalar. Bular:</w:t>
      </w:r>
      <w:r w:rsidRPr="004251F2">
        <w:rPr>
          <w:rFonts w:ascii="Times New Roman" w:eastAsia="Times New Roman" w:hAnsi="Times New Roman" w:cs="Times New Roman"/>
          <w:b/>
          <w:bCs/>
          <w:sz w:val="28"/>
          <w:szCs w:val="28"/>
          <w:lang w:val="en-US" w:eastAsia="ru-RU"/>
        </w:rPr>
        <w:t xml:space="preserve"> </w:t>
      </w:r>
      <w:r w:rsidRPr="004251F2">
        <w:rPr>
          <w:rFonts w:ascii="Times New Roman" w:eastAsia="Times New Roman" w:hAnsi="Times New Roman" w:cs="Times New Roman"/>
          <w:sz w:val="28"/>
          <w:szCs w:val="28"/>
          <w:lang w:val="en-US" w:eastAsia="ru-RU"/>
        </w:rPr>
        <w:t>Narshaxiyning “Buxoro tarixi” asari, tasavvufga oid manoqib va tazkiralar, Naqshbandiya tariqati manbalari, vakf hujjatlari va tarixiy q</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lyozmalar.  </w:t>
      </w:r>
    </w:p>
    <w:p w:rsidR="004251F2" w:rsidRPr="004251F2" w:rsidRDefault="004251F2" w:rsidP="00F45937">
      <w:pPr>
        <w:tabs>
          <w:tab w:val="left" w:pos="0"/>
        </w:tabs>
        <w:ind w:right="142" w:firstLine="709"/>
        <w:rPr>
          <w:rFonts w:ascii="Times New Roman" w:eastAsia="Times New Roman" w:hAnsi="Times New Roman" w:cs="Times New Roman"/>
          <w:sz w:val="28"/>
          <w:szCs w:val="28"/>
          <w:lang w:val="en-US" w:eastAsia="ru-RU"/>
        </w:rPr>
      </w:pPr>
      <w:r w:rsidRPr="004476F1">
        <w:rPr>
          <w:rFonts w:ascii="Times New Roman" w:eastAsia="Times New Roman" w:hAnsi="Times New Roman" w:cs="Times New Roman"/>
          <w:bCs/>
          <w:sz w:val="28"/>
          <w:szCs w:val="28"/>
          <w:lang w:val="en-US" w:eastAsia="ru-RU"/>
        </w:rPr>
        <w:t>2. Ilmiy tadqiqotlar.</w:t>
      </w:r>
      <w:r w:rsidRPr="004251F2">
        <w:rPr>
          <w:rFonts w:ascii="Times New Roman" w:eastAsia="Times New Roman" w:hAnsi="Times New Roman" w:cs="Times New Roman"/>
          <w:b/>
          <w:bCs/>
          <w:sz w:val="28"/>
          <w:szCs w:val="28"/>
          <w:lang w:val="en-US" w:eastAsia="ru-RU"/>
        </w:rPr>
        <w:t xml:space="preserve"> </w:t>
      </w:r>
      <w:r w:rsidRPr="004251F2">
        <w:rPr>
          <w:rFonts w:ascii="Times New Roman" w:eastAsia="Times New Roman" w:hAnsi="Times New Roman" w:cs="Times New Roman"/>
          <w:sz w:val="28"/>
          <w:szCs w:val="28"/>
          <w:lang w:val="en-US" w:eastAsia="ru-RU"/>
        </w:rPr>
        <w:t>S</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nggi yillarda: Mohinur Kurbanova, Komiljon Rahimov, Shohida Mustayeva, Muslimaxon Soxibova  kabi tadqiqotchilar tomonidan ziyorat turizmining nazariy va amaliy jihatlari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rganilgan. </w:t>
      </w:r>
    </w:p>
    <w:p w:rsidR="004251F2" w:rsidRPr="004251F2" w:rsidRDefault="004251F2" w:rsidP="00F45937">
      <w:pPr>
        <w:tabs>
          <w:tab w:val="left" w:pos="0"/>
        </w:tabs>
        <w:ind w:right="142" w:firstLine="709"/>
        <w:rPr>
          <w:rFonts w:ascii="Times New Roman" w:eastAsia="Times New Roman" w:hAnsi="Times New Roman" w:cs="Times New Roman"/>
          <w:sz w:val="28"/>
          <w:szCs w:val="28"/>
          <w:lang w:val="en-US" w:eastAsia="ru-RU"/>
        </w:rPr>
      </w:pPr>
      <w:r w:rsidRPr="004476F1">
        <w:rPr>
          <w:rFonts w:ascii="Times New Roman" w:eastAsia="Times New Roman" w:hAnsi="Times New Roman" w:cs="Times New Roman"/>
          <w:bCs/>
          <w:sz w:val="28"/>
          <w:szCs w:val="28"/>
          <w:lang w:val="en-US" w:eastAsia="ru-RU"/>
        </w:rPr>
        <w:t>3. Davlat dasturlari va normativ hujjatlar.</w:t>
      </w:r>
      <w:r w:rsidRPr="004251F2">
        <w:rPr>
          <w:rFonts w:ascii="Times New Roman" w:eastAsia="Times New Roman" w:hAnsi="Times New Roman" w:cs="Times New Roman"/>
          <w:b/>
          <w:bCs/>
          <w:sz w:val="28"/>
          <w:szCs w:val="28"/>
          <w:lang w:val="en-US" w:eastAsia="ru-RU"/>
        </w:rPr>
        <w:t xml:space="preserve">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zbekistonda ziyorat turizmini rivojlantirish b</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yicha: Prezident farmonlari, turizm q</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mitasi dasturlari, “Halol turizm” konsepsiyasi asosida ilmiy-amaliy ishlar olib borilmoqda. </w:t>
      </w:r>
    </w:p>
    <w:p w:rsidR="009961D8" w:rsidRDefault="004251F2" w:rsidP="00F45937">
      <w:pPr>
        <w:tabs>
          <w:tab w:val="left" w:pos="0"/>
        </w:tabs>
        <w:ind w:right="142" w:firstLine="709"/>
        <w:rPr>
          <w:rFonts w:ascii="Times New Roman" w:eastAsia="Calibri" w:hAnsi="Times New Roman" w:cs="Times New Roman"/>
          <w:sz w:val="28"/>
          <w:szCs w:val="28"/>
          <w:shd w:val="clear" w:color="auto" w:fill="FFFFFF"/>
          <w:lang w:val="en-US"/>
        </w:rPr>
      </w:pPr>
      <w:r w:rsidRPr="004251F2">
        <w:rPr>
          <w:rFonts w:ascii="Times New Roman" w:eastAsia="Calibri" w:hAnsi="Times New Roman" w:cs="Times New Roman"/>
          <w:sz w:val="28"/>
          <w:szCs w:val="28"/>
          <w:shd w:val="clear" w:color="auto" w:fill="FFFFFF"/>
          <w:lang w:val="en-US"/>
        </w:rPr>
        <w:t>Buxoroning tarixiy, diniy va meʼmoriy merosiyoritish va jahonga tanitishda mahalliy va xorijiy olimlar (masalan, Gʻ.Pugachenkova, L.Rempel, R.Almeev) ning keng qamrovli tadqiqotlari ham mavjud boʻlib, ular Buxoro yodgorliklarining ilmiy tafsilotlarini yoritgan. Biroq, bu ishlarda ularning turistik salohiyati chuqur tahlil qilinmagan. Turizm nazariyasi va amaliyoti, ayniqsa madaniy va diniy turizm. Bu sohada V.Saparov, A.Abdugʻaniyev kabi olimlarning ishlari muhim ahamiyatga ega boʻlib, ular Oʻzbekiston turizmining umumiy muammolarini koʻrib chiqadi.</w:t>
      </w:r>
    </w:p>
    <w:p w:rsidR="009961D8" w:rsidRPr="009961D8" w:rsidRDefault="009961D8" w:rsidP="009961D8">
      <w:pPr>
        <w:tabs>
          <w:tab w:val="left" w:pos="0"/>
        </w:tabs>
        <w:ind w:right="142" w:firstLine="709"/>
        <w:rPr>
          <w:rFonts w:ascii="Times New Roman" w:eastAsia="Calibri" w:hAnsi="Times New Roman" w:cs="Times New Roman"/>
          <w:sz w:val="28"/>
          <w:szCs w:val="28"/>
          <w:shd w:val="clear" w:color="auto" w:fill="FFFFFF"/>
          <w:lang w:val="en-US"/>
        </w:rPr>
      </w:pPr>
      <w:r w:rsidRPr="009961D8">
        <w:rPr>
          <w:rFonts w:ascii="Times New Roman" w:eastAsia="Calibri" w:hAnsi="Times New Roman" w:cs="Times New Roman"/>
          <w:sz w:val="28"/>
          <w:szCs w:val="28"/>
          <w:shd w:val="clear" w:color="auto" w:fill="FFFFFF"/>
          <w:lang w:val="en-US"/>
        </w:rPr>
        <w:t xml:space="preserve">Buxoroda ziyorat turizmining shakllanishi bir necha tarixiy bosqichlarni bosib </w:t>
      </w:r>
      <w:r w:rsidR="006D26F3">
        <w:rPr>
          <w:rFonts w:ascii="Times New Roman" w:eastAsia="Calibri" w:hAnsi="Times New Roman" w:cs="Times New Roman"/>
          <w:sz w:val="28"/>
          <w:szCs w:val="28"/>
          <w:shd w:val="clear" w:color="auto" w:fill="FFFFFF"/>
          <w:lang w:val="en-US"/>
        </w:rPr>
        <w:t>o‘</w:t>
      </w:r>
      <w:r w:rsidRPr="009961D8">
        <w:rPr>
          <w:rFonts w:ascii="Times New Roman" w:eastAsia="Calibri" w:hAnsi="Times New Roman" w:cs="Times New Roman"/>
          <w:sz w:val="28"/>
          <w:szCs w:val="28"/>
          <w:shd w:val="clear" w:color="auto" w:fill="FFFFFF"/>
          <w:lang w:val="en-US"/>
        </w:rPr>
        <w:t>tgan. Birinchi bosqich (VIII-X asrlar) – islom dinining kirib kelishi va Buxoroning diniy-huquqiy markazga aylanishi. Bu davrda Imom al-Buxoriy kabi buyuk muhaddislarning faoliyati shaharning "islom olami poytaxti" sifatidagi imijini shakllantirdi. Islom olamining turli burchaklaridan ilm izlab keluvchi tolibi ilmlarning oqimi ilk "ziyorat oqimi"ning k</w:t>
      </w:r>
      <w:r w:rsidR="006D26F3">
        <w:rPr>
          <w:rFonts w:ascii="Times New Roman" w:eastAsia="Calibri" w:hAnsi="Times New Roman" w:cs="Times New Roman"/>
          <w:sz w:val="28"/>
          <w:szCs w:val="28"/>
          <w:shd w:val="clear" w:color="auto" w:fill="FFFFFF"/>
          <w:lang w:val="en-US"/>
        </w:rPr>
        <w:t>o‘</w:t>
      </w:r>
      <w:r w:rsidRPr="009961D8">
        <w:rPr>
          <w:rFonts w:ascii="Times New Roman" w:eastAsia="Calibri" w:hAnsi="Times New Roman" w:cs="Times New Roman"/>
          <w:sz w:val="28"/>
          <w:szCs w:val="28"/>
          <w:shd w:val="clear" w:color="auto" w:fill="FFFFFF"/>
          <w:lang w:val="en-US"/>
        </w:rPr>
        <w:t>rinishi edi.</w:t>
      </w:r>
    </w:p>
    <w:p w:rsidR="009961D8" w:rsidRPr="009961D8" w:rsidRDefault="009961D8" w:rsidP="009961D8">
      <w:pPr>
        <w:tabs>
          <w:tab w:val="left" w:pos="0"/>
        </w:tabs>
        <w:ind w:right="142" w:firstLine="709"/>
        <w:rPr>
          <w:rFonts w:ascii="Times New Roman" w:eastAsia="Calibri" w:hAnsi="Times New Roman" w:cs="Times New Roman"/>
          <w:sz w:val="28"/>
          <w:szCs w:val="28"/>
          <w:shd w:val="clear" w:color="auto" w:fill="FFFFFF"/>
          <w:lang w:val="en-US"/>
        </w:rPr>
      </w:pPr>
      <w:r w:rsidRPr="009961D8">
        <w:rPr>
          <w:rFonts w:ascii="Times New Roman" w:eastAsia="Calibri" w:hAnsi="Times New Roman" w:cs="Times New Roman"/>
          <w:sz w:val="28"/>
          <w:szCs w:val="28"/>
          <w:shd w:val="clear" w:color="auto" w:fill="FFFFFF"/>
          <w:lang w:val="en-US"/>
        </w:rPr>
        <w:t>Ikkinchi bosqich (XII-XVI asrlar) – tasavvuf maktablarining, xususan, Xojagon va keyinchalik Naqshbandiya tariqatining keng yoyilishi bilan bo</w:t>
      </w:r>
      <w:r w:rsidR="006D26F3">
        <w:rPr>
          <w:rFonts w:ascii="Times New Roman" w:eastAsia="Calibri" w:hAnsi="Times New Roman" w:cs="Times New Roman"/>
          <w:sz w:val="28"/>
          <w:szCs w:val="28"/>
          <w:shd w:val="clear" w:color="auto" w:fill="FFFFFF"/>
          <w:lang w:val="en-US"/>
        </w:rPr>
        <w:t>g‘</w:t>
      </w:r>
      <w:r w:rsidRPr="009961D8">
        <w:rPr>
          <w:rFonts w:ascii="Times New Roman" w:eastAsia="Calibri" w:hAnsi="Times New Roman" w:cs="Times New Roman"/>
          <w:sz w:val="28"/>
          <w:szCs w:val="28"/>
          <w:shd w:val="clear" w:color="auto" w:fill="FFFFFF"/>
          <w:lang w:val="en-US"/>
        </w:rPr>
        <w:t xml:space="preserve">liq. Abduxoliq </w:t>
      </w:r>
      <w:r w:rsidR="006D26F3">
        <w:rPr>
          <w:rFonts w:ascii="Times New Roman" w:eastAsia="Calibri" w:hAnsi="Times New Roman" w:cs="Times New Roman"/>
          <w:sz w:val="28"/>
          <w:szCs w:val="28"/>
          <w:shd w:val="clear" w:color="auto" w:fill="FFFFFF"/>
          <w:lang w:val="en-US"/>
        </w:rPr>
        <w:t>G‘</w:t>
      </w:r>
      <w:r w:rsidRPr="009961D8">
        <w:rPr>
          <w:rFonts w:ascii="Times New Roman" w:eastAsia="Calibri" w:hAnsi="Times New Roman" w:cs="Times New Roman"/>
          <w:sz w:val="28"/>
          <w:szCs w:val="28"/>
          <w:shd w:val="clear" w:color="auto" w:fill="FFFFFF"/>
          <w:lang w:val="en-US"/>
        </w:rPr>
        <w:t>ijd</w:t>
      </w:r>
      <w:r>
        <w:rPr>
          <w:rFonts w:ascii="Times New Roman" w:eastAsia="Calibri" w:hAnsi="Times New Roman" w:cs="Times New Roman"/>
          <w:sz w:val="28"/>
          <w:szCs w:val="28"/>
          <w:shd w:val="clear" w:color="auto" w:fill="FFFFFF"/>
          <w:lang w:val="en-US"/>
        </w:rPr>
        <w:t>uvoniy tomonidan asos solingan “Yetti pir”</w:t>
      </w:r>
      <w:r w:rsidRPr="009961D8">
        <w:rPr>
          <w:rFonts w:ascii="Times New Roman" w:eastAsia="Calibri" w:hAnsi="Times New Roman" w:cs="Times New Roman"/>
          <w:sz w:val="28"/>
          <w:szCs w:val="28"/>
          <w:shd w:val="clear" w:color="auto" w:fill="FFFFFF"/>
          <w:lang w:val="en-US"/>
        </w:rPr>
        <w:t xml:space="preserve"> tizimi Buxoroni nafaqat ilm, balki ruhiy tarbiya markaziga aylantirdi. Bu davrda ziyoratgohlar atrofida maxsus infratuzilmalar – xonaqohlar, karvonsaroylar va oshxonalar qurila boshlandi. Bu esa bugungi turizm infratuzilmasining arxaik shakli edi.</w:t>
      </w:r>
    </w:p>
    <w:p w:rsidR="009961D8" w:rsidRPr="009961D8" w:rsidRDefault="009961D8" w:rsidP="00F45937">
      <w:pPr>
        <w:tabs>
          <w:tab w:val="left" w:pos="0"/>
        </w:tabs>
        <w:ind w:right="142" w:firstLine="709"/>
        <w:rPr>
          <w:rFonts w:ascii="Times New Roman" w:eastAsia="Calibri" w:hAnsi="Times New Roman" w:cs="Times New Roman"/>
          <w:sz w:val="28"/>
          <w:szCs w:val="28"/>
          <w:shd w:val="clear" w:color="auto" w:fill="FFFFFF"/>
          <w:lang w:val="en-US"/>
        </w:rPr>
      </w:pPr>
      <w:r w:rsidRPr="009961D8">
        <w:rPr>
          <w:rFonts w:ascii="Times New Roman" w:eastAsia="Calibri" w:hAnsi="Times New Roman" w:cs="Times New Roman"/>
          <w:sz w:val="28"/>
          <w:szCs w:val="28"/>
          <w:shd w:val="clear" w:color="auto" w:fill="FFFFFF"/>
          <w:lang w:val="en-US"/>
        </w:rPr>
        <w:lastRenderedPageBreak/>
        <w:t xml:space="preserve">Uchinchi bosqich (XX asr oxiri – XXI asr boshi) – ziyorat obyektlarining davlat muhofazasiga olinishi va ularning xalqaro sayyohlik marshrutlariga kiritilishi. </w:t>
      </w:r>
      <w:r w:rsidR="006D26F3">
        <w:rPr>
          <w:rFonts w:ascii="Times New Roman" w:eastAsia="Calibri" w:hAnsi="Times New Roman" w:cs="Times New Roman"/>
          <w:sz w:val="28"/>
          <w:szCs w:val="28"/>
          <w:shd w:val="clear" w:color="auto" w:fill="FFFFFF"/>
          <w:lang w:val="en-US"/>
        </w:rPr>
        <w:t>O‘</w:t>
      </w:r>
      <w:r w:rsidRPr="009961D8">
        <w:rPr>
          <w:rFonts w:ascii="Times New Roman" w:eastAsia="Calibri" w:hAnsi="Times New Roman" w:cs="Times New Roman"/>
          <w:sz w:val="28"/>
          <w:szCs w:val="28"/>
          <w:shd w:val="clear" w:color="auto" w:fill="FFFFFF"/>
          <w:lang w:val="en-US"/>
        </w:rPr>
        <w:t>zbekiston mustaqillikka erishgach, ayniqsa, keyingi besh-olti yilda ziyorat turizmi davlat siyosatining ustuvor y</w:t>
      </w:r>
      <w:r w:rsidR="006D26F3">
        <w:rPr>
          <w:rFonts w:ascii="Times New Roman" w:eastAsia="Calibri" w:hAnsi="Times New Roman" w:cs="Times New Roman"/>
          <w:sz w:val="28"/>
          <w:szCs w:val="28"/>
          <w:shd w:val="clear" w:color="auto" w:fill="FFFFFF"/>
          <w:lang w:val="en-US"/>
        </w:rPr>
        <w:t>o‘</w:t>
      </w:r>
      <w:r w:rsidRPr="009961D8">
        <w:rPr>
          <w:rFonts w:ascii="Times New Roman" w:eastAsia="Calibri" w:hAnsi="Times New Roman" w:cs="Times New Roman"/>
          <w:sz w:val="28"/>
          <w:szCs w:val="28"/>
          <w:shd w:val="clear" w:color="auto" w:fill="FFFFFF"/>
          <w:lang w:val="en-US"/>
        </w:rPr>
        <w:t>nalishiga aylandi. Buxorodagi ziyoratgohlarning restavratsiya qilinishi, transport logistikasining yaxshilanishi va "Halal tourism" standartlarining joriy etilishi tarixiy ziyorat an’analarini zamonaviy turizm industriyasi bilan birlashtirdi.</w:t>
      </w:r>
    </w:p>
    <w:p w:rsidR="004251F2" w:rsidRPr="004251F2" w:rsidRDefault="004251F2" w:rsidP="00F45937">
      <w:pPr>
        <w:tabs>
          <w:tab w:val="left" w:pos="0"/>
        </w:tabs>
        <w:ind w:right="142" w:firstLine="709"/>
        <w:rPr>
          <w:rFonts w:ascii="Times New Roman" w:eastAsia="Times New Roman" w:hAnsi="Times New Roman" w:cs="Times New Roman"/>
          <w:sz w:val="28"/>
          <w:szCs w:val="28"/>
          <w:lang w:val="en-US" w:eastAsia="ru-RU"/>
        </w:rPr>
      </w:pPr>
      <w:r w:rsidRPr="004251F2">
        <w:rPr>
          <w:rFonts w:ascii="Times New Roman" w:eastAsia="Times New Roman" w:hAnsi="Times New Roman" w:cs="Times New Roman"/>
          <w:sz w:val="28"/>
          <w:szCs w:val="28"/>
          <w:lang w:val="en-US" w:eastAsia="ru-RU"/>
        </w:rPr>
        <w:t>Bahouddin Naqshband ziyoratgohi va Naqshbandiya tariqati tarixi k</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plab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zbek va xorijiy olimlar tomonidan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rganilgan. Ayniqsa, 2000-yildan keyin bu boradagi ilmiy tadqiqotlar yanada faollashib, quyidagi olim va tadqiqotchilar muhim izlanishlar olib borganlar: Komiljon Rahimov “Xojagon – Naqshbandiya” tariqati, Bahouddin Naqshband hayoti va “Yetti pir” tarixini chuqur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rgangan b</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lib, bu olim Naqshbandiya tariqati haqida bir nechta ilmiy kitob, monografiya, maqola va tezislar yozgan.  Komiljon Rahimov ishlari Turkiya, Rossiya, Tojikiston va boshqa davlatlarda ham chop etilgan. Mehriniso Moʻminova Bahouddin Naqshbandning tasavvufiy ta’limoti va uning zamonaviy ma’naviy hayotdagi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rni haqida ilmiy maqolalar yozgan. Komila Ochilova ham shu sohada tadqiqotlar olib borib, Naqshbandiya tariqatining asosiy tamoyillari va tarixiy manbalarini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rgangan. Bahouddin Naqshband ilmiy-tadqiqot markazi ham tashkil etilgan b</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lib, ushbu markaz Bahouddin Naqshband merosi, tasavvuf tarixi va ziyoratgoh tarixini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rganish bilan shu</w:t>
      </w:r>
      <w:r w:rsidR="006D26F3">
        <w:rPr>
          <w:rFonts w:ascii="Times New Roman" w:eastAsia="Times New Roman" w:hAnsi="Times New Roman" w:cs="Times New Roman"/>
          <w:sz w:val="28"/>
          <w:szCs w:val="28"/>
          <w:lang w:val="en-US" w:eastAsia="ru-RU"/>
        </w:rPr>
        <w:t>g‘</w:t>
      </w:r>
      <w:r w:rsidRPr="004251F2">
        <w:rPr>
          <w:rFonts w:ascii="Times New Roman" w:eastAsia="Times New Roman" w:hAnsi="Times New Roman" w:cs="Times New Roman"/>
          <w:sz w:val="28"/>
          <w:szCs w:val="28"/>
          <w:lang w:val="en-US" w:eastAsia="ru-RU"/>
        </w:rPr>
        <w:t>ullanib kelmoqda. Markazda manbashunoslik, islomshunoslik va tarix y</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nalishlarida b</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yicha ilmiy tadqiqotlar olib boriladi. Bahouddin Naqshband ziyoratgohi va Naqshbandiya tariqati tarixi k</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plab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zbek va xorijiy olimlar tomonidan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rganilgan. Masalan, diniy-ma’naviy yondashuv, tarixiy-madaniy yondashuv, geografik yondashuv, iqtisodiy yondashuv, ijtimoiy-madaniy yondashuv. Mohinur Kurbanovaning ilmiy tadqiqotlarida ziyorat turizmi “Muqaddas joylarga ma’naviy maqsadda amalga oshiriladigan sayohat” sifatida tavsiflanadi hamda </w:t>
      </w:r>
      <w:r w:rsidRPr="004251F2">
        <w:rPr>
          <w:rFonts w:ascii="Times New Roman" w:eastAsia="Times New Roman" w:hAnsi="Times New Roman" w:cs="Times New Roman"/>
          <w:sz w:val="28"/>
          <w:szCs w:val="28"/>
          <w:lang w:val="en-US" w:eastAsia="ru-RU"/>
        </w:rPr>
        <w:lastRenderedPageBreak/>
        <w:t>uning turizmning boshqa turlaridan farqli jihatlari ochib beriladi</w:t>
      </w:r>
      <w:r w:rsidR="00447246">
        <w:rPr>
          <w:rStyle w:val="a6"/>
          <w:rFonts w:ascii="Times New Roman" w:eastAsia="Times New Roman" w:hAnsi="Times New Roman" w:cs="Times New Roman"/>
          <w:sz w:val="28"/>
          <w:szCs w:val="28"/>
          <w:lang w:val="en-US" w:eastAsia="ru-RU"/>
        </w:rPr>
        <w:footnoteReference w:id="8"/>
      </w:r>
      <w:r w:rsidRPr="004251F2">
        <w:rPr>
          <w:rFonts w:ascii="Times New Roman" w:eastAsia="Times New Roman" w:hAnsi="Times New Roman" w:cs="Times New Roman"/>
          <w:sz w:val="28"/>
          <w:szCs w:val="28"/>
          <w:lang w:val="en-US" w:eastAsia="ru-RU"/>
        </w:rPr>
        <w:t xml:space="preserve">. </w:t>
      </w:r>
      <w:r w:rsidRPr="004251F2">
        <w:rPr>
          <w:rFonts w:ascii="Times New Roman" w:eastAsia="Times New Roman" w:hAnsi="Times New Roman" w:cs="Times New Roman"/>
          <w:bCs/>
          <w:sz w:val="28"/>
          <w:szCs w:val="28"/>
          <w:lang w:val="en-US" w:eastAsia="ru-RU"/>
        </w:rPr>
        <w:t xml:space="preserve">Buxoroda ziyorat turizmining ilmiy-nazariy ahamiyatini </w:t>
      </w:r>
      <w:r w:rsidR="006D26F3">
        <w:rPr>
          <w:rFonts w:ascii="Times New Roman" w:eastAsia="Times New Roman" w:hAnsi="Times New Roman" w:cs="Times New Roman"/>
          <w:bCs/>
          <w:sz w:val="28"/>
          <w:szCs w:val="28"/>
          <w:lang w:val="en-US" w:eastAsia="ru-RU"/>
        </w:rPr>
        <w:t>o‘</w:t>
      </w:r>
      <w:r w:rsidRPr="004251F2">
        <w:rPr>
          <w:rFonts w:ascii="Times New Roman" w:eastAsia="Times New Roman" w:hAnsi="Times New Roman" w:cs="Times New Roman"/>
          <w:bCs/>
          <w:sz w:val="28"/>
          <w:szCs w:val="28"/>
          <w:lang w:val="en-US" w:eastAsia="ru-RU"/>
        </w:rPr>
        <w:t>rganish, tahlil qilish dolzarb vazifalardan hisoblanib</w:t>
      </w:r>
      <w:r w:rsidRPr="004251F2">
        <w:rPr>
          <w:rFonts w:ascii="Times New Roman" w:eastAsia="Times New Roman" w:hAnsi="Times New Roman" w:cs="Times New Roman"/>
          <w:b/>
          <w:bCs/>
          <w:sz w:val="28"/>
          <w:szCs w:val="28"/>
          <w:lang w:val="en-US" w:eastAsia="ru-RU"/>
        </w:rPr>
        <w:t xml:space="preserve">, </w:t>
      </w:r>
      <w:r w:rsidRPr="004251F2">
        <w:rPr>
          <w:rFonts w:ascii="Times New Roman" w:eastAsia="Times New Roman" w:hAnsi="Times New Roman" w:cs="Times New Roman"/>
          <w:sz w:val="28"/>
          <w:szCs w:val="28"/>
          <w:lang w:val="en-US" w:eastAsia="ru-RU"/>
        </w:rPr>
        <w:t xml:space="preserve">Buxoro ziyorat turizmi: islom sivilizatsiyasi tarixini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rganishda, tasavvuf va Naqshbandiya tariqatini tadqiq qilishda, milliy madaniy merosni saqlash va kelajak avlodga yetkazishda, hudud iqtisodiyotini ivojlantirishda muhim omil hisoblanadi. Ayni damda tadqiqotchilar ziyorat turizmining iqtisodiy samaradorligini ham alohida ilmiy tadqiq qilish lozimligini ta’kidlaydilar. Olib borilgan bunday izlanishlar mehmonxona, transport, hunarmandchilik va xizmat k</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rsatish sohalarining yanada rivojlanishiga ta’sir qiladi.</w:t>
      </w:r>
    </w:p>
    <w:p w:rsidR="004251F2" w:rsidRPr="00D02FE1" w:rsidRDefault="008F76EE" w:rsidP="008F76EE">
      <w:pPr>
        <w:pStyle w:val="a8"/>
        <w:spacing w:line="360" w:lineRule="auto"/>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004251F2" w:rsidRPr="00D02FE1">
        <w:rPr>
          <w:rFonts w:ascii="Times New Roman" w:hAnsi="Times New Roman" w:cs="Times New Roman"/>
          <w:sz w:val="28"/>
          <w:szCs w:val="28"/>
          <w:lang w:val="en-US" w:eastAsia="ru-RU"/>
        </w:rPr>
        <w:t xml:space="preserve">Buxoroda ziyorat turizmining nazariy asoslari birinchi </w:t>
      </w:r>
      <w:r w:rsidR="006D26F3">
        <w:rPr>
          <w:rFonts w:ascii="Times New Roman" w:hAnsi="Times New Roman" w:cs="Times New Roman"/>
          <w:sz w:val="28"/>
          <w:szCs w:val="28"/>
          <w:lang w:val="en-US" w:eastAsia="ru-RU"/>
        </w:rPr>
        <w:t>o‘</w:t>
      </w:r>
      <w:r w:rsidR="004251F2" w:rsidRPr="00D02FE1">
        <w:rPr>
          <w:rFonts w:ascii="Times New Roman" w:hAnsi="Times New Roman" w:cs="Times New Roman"/>
          <w:sz w:val="28"/>
          <w:szCs w:val="28"/>
          <w:lang w:val="en-US" w:eastAsia="ru-RU"/>
        </w:rPr>
        <w:t>rinda shaharning tarixiy-diniy merosi bilan bo</w:t>
      </w:r>
      <w:r w:rsidR="006D26F3">
        <w:rPr>
          <w:rFonts w:ascii="Times New Roman" w:hAnsi="Times New Roman" w:cs="Times New Roman"/>
          <w:sz w:val="28"/>
          <w:szCs w:val="28"/>
          <w:lang w:val="en-US" w:eastAsia="ru-RU"/>
        </w:rPr>
        <w:t>g‘</w:t>
      </w:r>
      <w:r w:rsidR="004251F2" w:rsidRPr="00D02FE1">
        <w:rPr>
          <w:rFonts w:ascii="Times New Roman" w:hAnsi="Times New Roman" w:cs="Times New Roman"/>
          <w:sz w:val="28"/>
          <w:szCs w:val="28"/>
          <w:lang w:val="en-US" w:eastAsia="ru-RU"/>
        </w:rPr>
        <w:t>liq b</w:t>
      </w:r>
      <w:r w:rsidR="006D26F3">
        <w:rPr>
          <w:rFonts w:ascii="Times New Roman" w:hAnsi="Times New Roman" w:cs="Times New Roman"/>
          <w:sz w:val="28"/>
          <w:szCs w:val="28"/>
          <w:lang w:val="en-US" w:eastAsia="ru-RU"/>
        </w:rPr>
        <w:t>o‘</w:t>
      </w:r>
      <w:r w:rsidR="004251F2" w:rsidRPr="00D02FE1">
        <w:rPr>
          <w:rFonts w:ascii="Times New Roman" w:hAnsi="Times New Roman" w:cs="Times New Roman"/>
          <w:sz w:val="28"/>
          <w:szCs w:val="28"/>
          <w:lang w:val="en-US" w:eastAsia="ru-RU"/>
        </w:rPr>
        <w:t xml:space="preserve">lib, Bahouddin Naqshband majmuasi Chor Bakr majmuasi Sayfiddin Boharziy maqbarasi Abdulxoliq </w:t>
      </w:r>
      <w:r w:rsidR="006D26F3">
        <w:rPr>
          <w:rFonts w:ascii="Times New Roman" w:hAnsi="Times New Roman" w:cs="Times New Roman"/>
          <w:sz w:val="28"/>
          <w:szCs w:val="28"/>
          <w:lang w:val="en-US" w:eastAsia="ru-RU"/>
        </w:rPr>
        <w:t>G‘</w:t>
      </w:r>
      <w:r w:rsidR="004251F2" w:rsidRPr="00D02FE1">
        <w:rPr>
          <w:rFonts w:ascii="Times New Roman" w:hAnsi="Times New Roman" w:cs="Times New Roman"/>
          <w:sz w:val="28"/>
          <w:szCs w:val="28"/>
          <w:lang w:val="en-US" w:eastAsia="ru-RU"/>
        </w:rPr>
        <w:t xml:space="preserve">ijduvoniy maqbarasi kabi muqaddas maskanlar ziyorat turizmining asosiy resurslari hisoblanadi. </w:t>
      </w:r>
      <w:r w:rsidR="004251F2" w:rsidRPr="00D02FE1">
        <w:rPr>
          <w:rFonts w:ascii="Times New Roman" w:hAnsi="Times New Roman" w:cs="Times New Roman"/>
          <w:bCs/>
          <w:sz w:val="28"/>
          <w:szCs w:val="28"/>
          <w:lang w:val="en-US" w:eastAsia="ru-RU"/>
        </w:rPr>
        <w:t xml:space="preserve">Buxoroda ziyorat turizmining ilmiy-nazariy ahamiyati shundan iboratki, u islom sivilizatsiyasi tarixini </w:t>
      </w:r>
      <w:r w:rsidR="006D26F3">
        <w:rPr>
          <w:rFonts w:ascii="Times New Roman" w:hAnsi="Times New Roman" w:cs="Times New Roman"/>
          <w:bCs/>
          <w:sz w:val="28"/>
          <w:szCs w:val="28"/>
          <w:lang w:val="en-US" w:eastAsia="ru-RU"/>
        </w:rPr>
        <w:t>o‘</w:t>
      </w:r>
      <w:r w:rsidR="004251F2" w:rsidRPr="00D02FE1">
        <w:rPr>
          <w:rFonts w:ascii="Times New Roman" w:hAnsi="Times New Roman" w:cs="Times New Roman"/>
          <w:bCs/>
          <w:sz w:val="28"/>
          <w:szCs w:val="28"/>
          <w:lang w:val="en-US" w:eastAsia="ru-RU"/>
        </w:rPr>
        <w:t>rganishda, tasavvuf va Naqshbandiya tariqatini tadqiq etishda, milliy madaniy merosni saqlashda shuningdek, hudud iqtisodiyotini rivojlantirishda muhim omil b</w:t>
      </w:r>
      <w:r w:rsidR="006D26F3">
        <w:rPr>
          <w:rFonts w:ascii="Times New Roman" w:hAnsi="Times New Roman" w:cs="Times New Roman"/>
          <w:bCs/>
          <w:sz w:val="28"/>
          <w:szCs w:val="28"/>
          <w:lang w:val="en-US" w:eastAsia="ru-RU"/>
        </w:rPr>
        <w:t>o‘</w:t>
      </w:r>
      <w:r w:rsidR="004251F2" w:rsidRPr="00D02FE1">
        <w:rPr>
          <w:rFonts w:ascii="Times New Roman" w:hAnsi="Times New Roman" w:cs="Times New Roman"/>
          <w:bCs/>
          <w:sz w:val="28"/>
          <w:szCs w:val="28"/>
          <w:lang w:val="en-US" w:eastAsia="ru-RU"/>
        </w:rPr>
        <w:t>lib hisoblanadi.</w:t>
      </w:r>
      <w:r w:rsidR="004251F2" w:rsidRPr="00D02FE1">
        <w:rPr>
          <w:rFonts w:ascii="Times New Roman" w:hAnsi="Times New Roman" w:cs="Times New Roman"/>
          <w:sz w:val="28"/>
          <w:szCs w:val="28"/>
          <w:lang w:val="en-US" w:eastAsia="ru-RU"/>
        </w:rPr>
        <w:t xml:space="preserve"> Ziyorat turizmi mehmonxona, transport, hunarmandchilik va xizmat k</w:t>
      </w:r>
      <w:r w:rsidR="006D26F3">
        <w:rPr>
          <w:rFonts w:ascii="Times New Roman" w:hAnsi="Times New Roman" w:cs="Times New Roman"/>
          <w:sz w:val="28"/>
          <w:szCs w:val="28"/>
          <w:lang w:val="en-US" w:eastAsia="ru-RU"/>
        </w:rPr>
        <w:t>o‘</w:t>
      </w:r>
      <w:r w:rsidR="004251F2" w:rsidRPr="00D02FE1">
        <w:rPr>
          <w:rFonts w:ascii="Times New Roman" w:hAnsi="Times New Roman" w:cs="Times New Roman"/>
          <w:sz w:val="28"/>
          <w:szCs w:val="28"/>
          <w:lang w:val="en-US" w:eastAsia="ru-RU"/>
        </w:rPr>
        <w:t xml:space="preserve">rsatish sohalarining rivojlanishiga juda katta ta’sir qiladi. </w:t>
      </w:r>
    </w:p>
    <w:p w:rsidR="00D02FE1" w:rsidRPr="00833269" w:rsidRDefault="008F76EE" w:rsidP="00D02FE1">
      <w:pPr>
        <w:rPr>
          <w:rFonts w:ascii="Times New Roman" w:hAnsi="Times New Roman" w:cs="Times New Roman"/>
          <w:sz w:val="28"/>
          <w:szCs w:val="28"/>
          <w:lang w:val="en-US" w:eastAsia="ru-RU"/>
        </w:rPr>
      </w:pPr>
      <w:r w:rsidRPr="00D02FE1">
        <w:rPr>
          <w:rFonts w:ascii="Times New Roman" w:hAnsi="Times New Roman" w:cs="Times New Roman"/>
          <w:sz w:val="28"/>
          <w:szCs w:val="28"/>
          <w:lang w:val="en-US" w:eastAsia="ru-RU"/>
        </w:rPr>
        <w:tab/>
      </w:r>
      <w:r w:rsidR="00D02FE1" w:rsidRPr="00D02FE1">
        <w:rPr>
          <w:rFonts w:ascii="Times New Roman" w:hAnsi="Times New Roman" w:cs="Times New Roman"/>
          <w:sz w:val="28"/>
          <w:szCs w:val="28"/>
          <w:lang w:val="en-US" w:eastAsia="ru-RU"/>
        </w:rPr>
        <w:t>Buxoroda ziyorat turizmining shakllanishi va rivojlanishini ilmiy asoslash uchun boy manbaviy baza mavjud. Ushbu manbalarni shartli ravishda uchta guruhga b</w:t>
      </w:r>
      <w:r w:rsidR="006D26F3">
        <w:rPr>
          <w:rFonts w:ascii="Times New Roman" w:hAnsi="Times New Roman" w:cs="Times New Roman"/>
          <w:sz w:val="28"/>
          <w:szCs w:val="28"/>
          <w:lang w:val="en-US" w:eastAsia="ru-RU"/>
        </w:rPr>
        <w:t>o‘</w:t>
      </w:r>
      <w:r w:rsidR="00D02FE1" w:rsidRPr="00D02FE1">
        <w:rPr>
          <w:rFonts w:ascii="Times New Roman" w:hAnsi="Times New Roman" w:cs="Times New Roman"/>
          <w:sz w:val="28"/>
          <w:szCs w:val="28"/>
          <w:lang w:val="en-US" w:eastAsia="ru-RU"/>
        </w:rPr>
        <w:t xml:space="preserve">lish mumkin: </w:t>
      </w:r>
      <w:r w:rsidR="006D26F3">
        <w:rPr>
          <w:rFonts w:ascii="Times New Roman" w:hAnsi="Times New Roman" w:cs="Times New Roman"/>
          <w:sz w:val="28"/>
          <w:szCs w:val="28"/>
          <w:lang w:val="en-US" w:eastAsia="ru-RU"/>
        </w:rPr>
        <w:t>o‘</w:t>
      </w:r>
      <w:r w:rsidR="00D02FE1" w:rsidRPr="00D02FE1">
        <w:rPr>
          <w:rFonts w:ascii="Times New Roman" w:hAnsi="Times New Roman" w:cs="Times New Roman"/>
          <w:sz w:val="28"/>
          <w:szCs w:val="28"/>
          <w:lang w:val="en-US" w:eastAsia="ru-RU"/>
        </w:rPr>
        <w:t>rta asrlar tarixiy asarlari, tazkira va manoqiblar (avliyolar hayoti haqidagi asarlar) hamda zamonaviy tadqiqotlar.</w:t>
      </w:r>
      <w:r w:rsidR="00833269">
        <w:rPr>
          <w:rFonts w:ascii="Times New Roman" w:hAnsi="Times New Roman" w:cs="Times New Roman"/>
          <w:sz w:val="28"/>
          <w:szCs w:val="28"/>
          <w:lang w:val="en-US" w:eastAsia="ru-RU"/>
        </w:rPr>
        <w:t xml:space="preserve"> </w:t>
      </w:r>
      <w:r w:rsidR="00833269" w:rsidRPr="00833269">
        <w:rPr>
          <w:rFonts w:ascii="Times New Roman" w:hAnsi="Times New Roman" w:cs="Times New Roman"/>
          <w:sz w:val="28"/>
          <w:szCs w:val="28"/>
          <w:lang w:val="en-US" w:eastAsia="ru-RU"/>
        </w:rPr>
        <w:t xml:space="preserve">Buxoroda ziyorat turizmining nazariy va manbaviy asoslarini </w:t>
      </w:r>
      <w:r w:rsidR="006D26F3">
        <w:rPr>
          <w:rFonts w:ascii="Times New Roman" w:hAnsi="Times New Roman" w:cs="Times New Roman"/>
          <w:sz w:val="28"/>
          <w:szCs w:val="28"/>
          <w:lang w:val="en-US" w:eastAsia="ru-RU"/>
        </w:rPr>
        <w:t>o‘</w:t>
      </w:r>
      <w:r w:rsidR="00833269" w:rsidRPr="00833269">
        <w:rPr>
          <w:rFonts w:ascii="Times New Roman" w:hAnsi="Times New Roman" w:cs="Times New Roman"/>
          <w:sz w:val="28"/>
          <w:szCs w:val="28"/>
          <w:lang w:val="en-US" w:eastAsia="ru-RU"/>
        </w:rPr>
        <w:t>rganish shuni k</w:t>
      </w:r>
      <w:r w:rsidR="006D26F3">
        <w:rPr>
          <w:rFonts w:ascii="Times New Roman" w:hAnsi="Times New Roman" w:cs="Times New Roman"/>
          <w:sz w:val="28"/>
          <w:szCs w:val="28"/>
          <w:lang w:val="en-US" w:eastAsia="ru-RU"/>
        </w:rPr>
        <w:t>o‘</w:t>
      </w:r>
      <w:r w:rsidR="00833269" w:rsidRPr="00833269">
        <w:rPr>
          <w:rFonts w:ascii="Times New Roman" w:hAnsi="Times New Roman" w:cs="Times New Roman"/>
          <w:sz w:val="28"/>
          <w:szCs w:val="28"/>
          <w:lang w:val="en-US" w:eastAsia="ru-RU"/>
        </w:rPr>
        <w:t xml:space="preserve">rsatadiki, shahar </w:t>
      </w:r>
      <w:r w:rsidR="006D26F3">
        <w:rPr>
          <w:rFonts w:ascii="Times New Roman" w:hAnsi="Times New Roman" w:cs="Times New Roman"/>
          <w:sz w:val="28"/>
          <w:szCs w:val="28"/>
          <w:lang w:val="en-US" w:eastAsia="ru-RU"/>
        </w:rPr>
        <w:t>o‘</w:t>
      </w:r>
      <w:r w:rsidR="00833269" w:rsidRPr="00833269">
        <w:rPr>
          <w:rFonts w:ascii="Times New Roman" w:hAnsi="Times New Roman" w:cs="Times New Roman"/>
          <w:sz w:val="28"/>
          <w:szCs w:val="28"/>
          <w:lang w:val="en-US" w:eastAsia="ru-RU"/>
        </w:rPr>
        <w:t>zining k</w:t>
      </w:r>
      <w:r w:rsidR="006D26F3">
        <w:rPr>
          <w:rFonts w:ascii="Times New Roman" w:hAnsi="Times New Roman" w:cs="Times New Roman"/>
          <w:sz w:val="28"/>
          <w:szCs w:val="28"/>
          <w:lang w:val="en-US" w:eastAsia="ru-RU"/>
        </w:rPr>
        <w:t>o‘</w:t>
      </w:r>
      <w:r w:rsidR="00833269" w:rsidRPr="00833269">
        <w:rPr>
          <w:rFonts w:ascii="Times New Roman" w:hAnsi="Times New Roman" w:cs="Times New Roman"/>
          <w:sz w:val="28"/>
          <w:szCs w:val="28"/>
          <w:lang w:val="en-US" w:eastAsia="ru-RU"/>
        </w:rPr>
        <w:t>p asrlik tarixiy taraqqiyotida kuchli ma’naviy magnetizmga ega b</w:t>
      </w:r>
      <w:r w:rsidR="006D26F3">
        <w:rPr>
          <w:rFonts w:ascii="Times New Roman" w:hAnsi="Times New Roman" w:cs="Times New Roman"/>
          <w:sz w:val="28"/>
          <w:szCs w:val="28"/>
          <w:lang w:val="en-US" w:eastAsia="ru-RU"/>
        </w:rPr>
        <w:t>o‘</w:t>
      </w:r>
      <w:r w:rsidR="00833269" w:rsidRPr="00833269">
        <w:rPr>
          <w:rFonts w:ascii="Times New Roman" w:hAnsi="Times New Roman" w:cs="Times New Roman"/>
          <w:sz w:val="28"/>
          <w:szCs w:val="28"/>
          <w:lang w:val="en-US" w:eastAsia="ru-RU"/>
        </w:rPr>
        <w:t xml:space="preserve">lgan. </w:t>
      </w:r>
      <w:r w:rsidR="006D26F3">
        <w:rPr>
          <w:rFonts w:ascii="Times New Roman" w:hAnsi="Times New Roman" w:cs="Times New Roman"/>
          <w:sz w:val="28"/>
          <w:szCs w:val="28"/>
          <w:lang w:val="en-US" w:eastAsia="ru-RU"/>
        </w:rPr>
        <w:t>O‘</w:t>
      </w:r>
      <w:r w:rsidR="00833269" w:rsidRPr="00833269">
        <w:rPr>
          <w:rFonts w:ascii="Times New Roman" w:hAnsi="Times New Roman" w:cs="Times New Roman"/>
          <w:sz w:val="28"/>
          <w:szCs w:val="28"/>
          <w:lang w:val="en-US" w:eastAsia="ru-RU"/>
        </w:rPr>
        <w:t>rta asrlar q</w:t>
      </w:r>
      <w:r w:rsidR="006D26F3">
        <w:rPr>
          <w:rFonts w:ascii="Times New Roman" w:hAnsi="Times New Roman" w:cs="Times New Roman"/>
          <w:sz w:val="28"/>
          <w:szCs w:val="28"/>
          <w:lang w:val="en-US" w:eastAsia="ru-RU"/>
        </w:rPr>
        <w:t>o‘</w:t>
      </w:r>
      <w:r w:rsidR="00833269" w:rsidRPr="00833269">
        <w:rPr>
          <w:rFonts w:ascii="Times New Roman" w:hAnsi="Times New Roman" w:cs="Times New Roman"/>
          <w:sz w:val="28"/>
          <w:szCs w:val="28"/>
          <w:lang w:val="en-US" w:eastAsia="ru-RU"/>
        </w:rPr>
        <w:t>lyozmalaridan tortib zamonaviy marketing tadqiqotlarigacha b</w:t>
      </w:r>
      <w:r w:rsidR="006D26F3">
        <w:rPr>
          <w:rFonts w:ascii="Times New Roman" w:hAnsi="Times New Roman" w:cs="Times New Roman"/>
          <w:sz w:val="28"/>
          <w:szCs w:val="28"/>
          <w:lang w:val="en-US" w:eastAsia="ru-RU"/>
        </w:rPr>
        <w:t>o‘</w:t>
      </w:r>
      <w:r w:rsidR="00833269" w:rsidRPr="00833269">
        <w:rPr>
          <w:rFonts w:ascii="Times New Roman" w:hAnsi="Times New Roman" w:cs="Times New Roman"/>
          <w:sz w:val="28"/>
          <w:szCs w:val="28"/>
          <w:lang w:val="en-US" w:eastAsia="ru-RU"/>
        </w:rPr>
        <w:t xml:space="preserve">lgan manbalar Buxoroning ziyorat turizmi salohiyati nafaqat diniy qadriyatlar, balki ulkan moddiy-madaniy merosga </w:t>
      </w:r>
      <w:r w:rsidR="00833269" w:rsidRPr="00833269">
        <w:rPr>
          <w:rFonts w:ascii="Times New Roman" w:hAnsi="Times New Roman" w:cs="Times New Roman"/>
          <w:sz w:val="28"/>
          <w:szCs w:val="28"/>
          <w:lang w:val="en-US" w:eastAsia="ru-RU"/>
        </w:rPr>
        <w:lastRenderedPageBreak/>
        <w:t>tayanishini isbotlaydi. Ziyorat turizmini tizimli rivojlantirish uchun ushbu tarixiy manbalardagi ma’lumotlarni zamonaviy servis texnologiyalari bilan integratsiya qilish talab etiladi.</w:t>
      </w:r>
    </w:p>
    <w:p w:rsidR="00174811" w:rsidRDefault="00D02FE1" w:rsidP="008F76EE">
      <w:pPr>
        <w:rPr>
          <w:rFonts w:ascii="Times New Roman" w:hAnsi="Times New Roman" w:cs="Times New Roman"/>
          <w:sz w:val="28"/>
          <w:szCs w:val="28"/>
          <w:lang w:val="en-US" w:eastAsia="ru-RU"/>
        </w:rPr>
      </w:pPr>
      <w:r w:rsidRPr="00D02FE1">
        <w:rPr>
          <w:rFonts w:ascii="Times New Roman" w:hAnsi="Times New Roman" w:cs="Times New Roman"/>
          <w:sz w:val="28"/>
          <w:szCs w:val="28"/>
          <w:lang w:val="en-US" w:eastAsia="ru-RU"/>
        </w:rPr>
        <w:t xml:space="preserve">Ziyorat turizmining tarixiy asoslarini </w:t>
      </w:r>
      <w:r w:rsidR="006D26F3">
        <w:rPr>
          <w:rFonts w:ascii="Times New Roman" w:hAnsi="Times New Roman" w:cs="Times New Roman"/>
          <w:sz w:val="28"/>
          <w:szCs w:val="28"/>
          <w:lang w:val="en-US" w:eastAsia="ru-RU"/>
        </w:rPr>
        <w:t>o‘</w:t>
      </w:r>
      <w:r w:rsidRPr="00D02FE1">
        <w:rPr>
          <w:rFonts w:ascii="Times New Roman" w:hAnsi="Times New Roman" w:cs="Times New Roman"/>
          <w:sz w:val="28"/>
          <w:szCs w:val="28"/>
          <w:lang w:val="en-US" w:eastAsia="ru-RU"/>
        </w:rPr>
        <w:t>rganishda </w:t>
      </w:r>
      <w:r>
        <w:rPr>
          <w:rFonts w:ascii="Times New Roman" w:hAnsi="Times New Roman" w:cs="Times New Roman"/>
          <w:bCs/>
          <w:sz w:val="28"/>
          <w:szCs w:val="28"/>
          <w:lang w:val="en-US" w:eastAsia="ru-RU"/>
        </w:rPr>
        <w:t>Abu Bakr Narshaxiyning “Buxoro tarixi”</w:t>
      </w:r>
      <w:r w:rsidRPr="00D02FE1">
        <w:rPr>
          <w:rFonts w:ascii="Times New Roman" w:hAnsi="Times New Roman" w:cs="Times New Roman"/>
          <w:sz w:val="28"/>
          <w:szCs w:val="28"/>
          <w:lang w:val="en-US" w:eastAsia="ru-RU"/>
        </w:rPr>
        <w:t xml:space="preserve"> asari eng asosiy manba hisoblanadi. Narshaxiy </w:t>
      </w:r>
      <w:r w:rsidR="006D26F3">
        <w:rPr>
          <w:rFonts w:ascii="Times New Roman" w:hAnsi="Times New Roman" w:cs="Times New Roman"/>
          <w:sz w:val="28"/>
          <w:szCs w:val="28"/>
          <w:lang w:val="en-US" w:eastAsia="ru-RU"/>
        </w:rPr>
        <w:t>o‘</w:t>
      </w:r>
      <w:r w:rsidRPr="00D02FE1">
        <w:rPr>
          <w:rFonts w:ascii="Times New Roman" w:hAnsi="Times New Roman" w:cs="Times New Roman"/>
          <w:sz w:val="28"/>
          <w:szCs w:val="28"/>
          <w:lang w:val="en-US" w:eastAsia="ru-RU"/>
        </w:rPr>
        <w:t>z asarida Buxoroning islomdan oldingi va keyingi holati, ilk masjidlarning qurilishi va shaharning muqaddaslashuv jarayonini batafsil yoritgan. Ayniqsa, Paykent va Vardanzi kabi qadimiy manzillarning ziyoratgoh sifatidagi ahamiyati haqidagi ma’lumotlar bugungi ekskursiya y</w:t>
      </w:r>
      <w:r w:rsidR="006D26F3">
        <w:rPr>
          <w:rFonts w:ascii="Times New Roman" w:hAnsi="Times New Roman" w:cs="Times New Roman"/>
          <w:sz w:val="28"/>
          <w:szCs w:val="28"/>
          <w:lang w:val="en-US" w:eastAsia="ru-RU"/>
        </w:rPr>
        <w:t>o‘</w:t>
      </w:r>
      <w:r w:rsidRPr="00D02FE1">
        <w:rPr>
          <w:rFonts w:ascii="Times New Roman" w:hAnsi="Times New Roman" w:cs="Times New Roman"/>
          <w:sz w:val="28"/>
          <w:szCs w:val="28"/>
          <w:lang w:val="en-US" w:eastAsia="ru-RU"/>
        </w:rPr>
        <w:t>nalishlarini shakllantirishda muhim ahamiyatga ega.</w:t>
      </w:r>
      <w:r>
        <w:rPr>
          <w:rFonts w:ascii="Times New Roman" w:hAnsi="Times New Roman" w:cs="Times New Roman"/>
          <w:sz w:val="28"/>
          <w:szCs w:val="28"/>
          <w:lang w:val="en-US" w:eastAsia="ru-RU"/>
        </w:rPr>
        <w:t xml:space="preserve"> </w:t>
      </w:r>
      <w:r w:rsidRPr="00D02FE1">
        <w:rPr>
          <w:rFonts w:ascii="Times New Roman" w:hAnsi="Times New Roman" w:cs="Times New Roman"/>
          <w:sz w:val="28"/>
          <w:szCs w:val="28"/>
          <w:lang w:val="en-US" w:eastAsia="ru-RU"/>
        </w:rPr>
        <w:t>Ikkinchi guruh manbalarga tasavvufiy adabiyotlar kiradi. Masalan, </w:t>
      </w:r>
      <w:r>
        <w:rPr>
          <w:rFonts w:ascii="Times New Roman" w:hAnsi="Times New Roman" w:cs="Times New Roman"/>
          <w:bCs/>
          <w:sz w:val="28"/>
          <w:szCs w:val="28"/>
          <w:lang w:val="en-US" w:eastAsia="ru-RU"/>
        </w:rPr>
        <w:t>Faxriddin Ali Safiyning “Rashahotul aynul hayot”</w:t>
      </w:r>
      <w:r w:rsidRPr="00D02FE1">
        <w:rPr>
          <w:rFonts w:ascii="Times New Roman" w:hAnsi="Times New Roman" w:cs="Times New Roman"/>
          <w:sz w:val="28"/>
          <w:szCs w:val="28"/>
          <w:lang w:val="en-US" w:eastAsia="ru-RU"/>
        </w:rPr>
        <w:t> asari hamda </w:t>
      </w:r>
      <w:r w:rsidRPr="00D02FE1">
        <w:rPr>
          <w:rFonts w:ascii="Times New Roman" w:hAnsi="Times New Roman" w:cs="Times New Roman"/>
          <w:bCs/>
          <w:sz w:val="28"/>
          <w:szCs w:val="28"/>
          <w:lang w:val="en-US" w:eastAsia="ru-RU"/>
        </w:rPr>
        <w:t>Nasiruddin</w:t>
      </w:r>
      <w:r>
        <w:rPr>
          <w:rFonts w:ascii="Times New Roman" w:hAnsi="Times New Roman" w:cs="Times New Roman"/>
          <w:bCs/>
          <w:sz w:val="28"/>
          <w:szCs w:val="28"/>
          <w:lang w:val="en-US" w:eastAsia="ru-RU"/>
        </w:rPr>
        <w:t xml:space="preserve"> al-Hanafiyning “</w:t>
      </w:r>
      <w:r w:rsidR="007C22C7">
        <w:rPr>
          <w:rFonts w:ascii="Times New Roman" w:hAnsi="Times New Roman" w:cs="Times New Roman"/>
          <w:bCs/>
          <w:sz w:val="28"/>
          <w:szCs w:val="28"/>
          <w:lang w:val="en-US" w:eastAsia="ru-RU"/>
        </w:rPr>
        <w:t>Tuhfatuz-zoirin”</w:t>
      </w:r>
      <w:r w:rsidRPr="00D02FE1">
        <w:rPr>
          <w:rFonts w:ascii="Times New Roman" w:hAnsi="Times New Roman" w:cs="Times New Roman"/>
          <w:sz w:val="28"/>
          <w:szCs w:val="28"/>
          <w:lang w:val="en-US" w:eastAsia="ru-RU"/>
        </w:rPr>
        <w:t> (Ziyoratchilarga tuhfa) kitobi bevosita Buxoro ziyoratgohlari, xususan, Xojagon-Naqshbandiya tariqati vakillarining hayoti</w:t>
      </w:r>
      <w:r w:rsidR="007C22C7">
        <w:rPr>
          <w:rFonts w:ascii="Times New Roman" w:hAnsi="Times New Roman" w:cs="Times New Roman"/>
          <w:sz w:val="28"/>
          <w:szCs w:val="28"/>
          <w:lang w:val="en-US" w:eastAsia="ru-RU"/>
        </w:rPr>
        <w:t xml:space="preserve"> va faoliyatiga ba</w:t>
      </w:r>
      <w:r w:rsidR="006D26F3">
        <w:rPr>
          <w:rFonts w:ascii="Times New Roman" w:hAnsi="Times New Roman" w:cs="Times New Roman"/>
          <w:sz w:val="28"/>
          <w:szCs w:val="28"/>
          <w:lang w:val="en-US" w:eastAsia="ru-RU"/>
        </w:rPr>
        <w:t>g‘</w:t>
      </w:r>
      <w:r w:rsidR="007C22C7">
        <w:rPr>
          <w:rFonts w:ascii="Times New Roman" w:hAnsi="Times New Roman" w:cs="Times New Roman"/>
          <w:sz w:val="28"/>
          <w:szCs w:val="28"/>
          <w:lang w:val="en-US" w:eastAsia="ru-RU"/>
        </w:rPr>
        <w:t xml:space="preserve">ishlangan. “Tuhfatuz-zoirin” asarini </w:t>
      </w:r>
      <w:r w:rsidR="006D26F3">
        <w:rPr>
          <w:rFonts w:ascii="Times New Roman" w:hAnsi="Times New Roman" w:cs="Times New Roman"/>
          <w:sz w:val="28"/>
          <w:szCs w:val="28"/>
          <w:lang w:val="en-US" w:eastAsia="ru-RU"/>
        </w:rPr>
        <w:t>o‘</w:t>
      </w:r>
      <w:r w:rsidR="007C22C7">
        <w:rPr>
          <w:rFonts w:ascii="Times New Roman" w:hAnsi="Times New Roman" w:cs="Times New Roman"/>
          <w:sz w:val="28"/>
          <w:szCs w:val="28"/>
          <w:lang w:val="en-US" w:eastAsia="ru-RU"/>
        </w:rPr>
        <w:t>sha davrning “</w:t>
      </w:r>
      <w:r w:rsidRPr="00D02FE1">
        <w:rPr>
          <w:rFonts w:ascii="Times New Roman" w:hAnsi="Times New Roman" w:cs="Times New Roman"/>
          <w:sz w:val="28"/>
          <w:szCs w:val="28"/>
          <w:lang w:val="en-US" w:eastAsia="ru-RU"/>
        </w:rPr>
        <w:t>ziyoratchilar uchun q</w:t>
      </w:r>
      <w:r w:rsidR="006D26F3">
        <w:rPr>
          <w:rFonts w:ascii="Times New Roman" w:hAnsi="Times New Roman" w:cs="Times New Roman"/>
          <w:sz w:val="28"/>
          <w:szCs w:val="28"/>
          <w:lang w:val="en-US" w:eastAsia="ru-RU"/>
        </w:rPr>
        <w:t>o‘</w:t>
      </w:r>
      <w:r w:rsidRPr="00D02FE1">
        <w:rPr>
          <w:rFonts w:ascii="Times New Roman" w:hAnsi="Times New Roman" w:cs="Times New Roman"/>
          <w:sz w:val="28"/>
          <w:szCs w:val="28"/>
          <w:lang w:val="en-US" w:eastAsia="ru-RU"/>
        </w:rPr>
        <w:t>llan</w:t>
      </w:r>
      <w:r w:rsidR="007C22C7">
        <w:rPr>
          <w:rFonts w:ascii="Times New Roman" w:hAnsi="Times New Roman" w:cs="Times New Roman"/>
          <w:sz w:val="28"/>
          <w:szCs w:val="28"/>
          <w:lang w:val="en-US" w:eastAsia="ru-RU"/>
        </w:rPr>
        <w:t>ma”</w:t>
      </w:r>
      <w:r w:rsidRPr="00D02FE1">
        <w:rPr>
          <w:rFonts w:ascii="Times New Roman" w:hAnsi="Times New Roman" w:cs="Times New Roman"/>
          <w:sz w:val="28"/>
          <w:szCs w:val="28"/>
          <w:lang w:val="en-US" w:eastAsia="ru-RU"/>
        </w:rPr>
        <w:t xml:space="preserve"> (guidebook) deb atash mumkin. Unda ziyorat odoblari, qaysi qadamjoga qanday tartibda borish lozimligi bayon etilgani bugungi zi</w:t>
      </w:r>
      <w:r w:rsidR="007C22C7">
        <w:rPr>
          <w:rFonts w:ascii="Times New Roman" w:hAnsi="Times New Roman" w:cs="Times New Roman"/>
          <w:sz w:val="28"/>
          <w:szCs w:val="28"/>
          <w:lang w:val="en-US" w:eastAsia="ru-RU"/>
        </w:rPr>
        <w:t>yorat marshrutlarini (masalan, “Yetti pir”</w:t>
      </w:r>
      <w:r w:rsidRPr="00D02FE1">
        <w:rPr>
          <w:rFonts w:ascii="Times New Roman" w:hAnsi="Times New Roman" w:cs="Times New Roman"/>
          <w:sz w:val="28"/>
          <w:szCs w:val="28"/>
          <w:lang w:val="en-US" w:eastAsia="ru-RU"/>
        </w:rPr>
        <w:t xml:space="preserve"> xaritasi) ilmiy asoslashda fundamental rol </w:t>
      </w:r>
      <w:r w:rsidR="006D26F3">
        <w:rPr>
          <w:rFonts w:ascii="Times New Roman" w:hAnsi="Times New Roman" w:cs="Times New Roman"/>
          <w:sz w:val="28"/>
          <w:szCs w:val="28"/>
          <w:lang w:val="en-US" w:eastAsia="ru-RU"/>
        </w:rPr>
        <w:t>o‘</w:t>
      </w:r>
      <w:r w:rsidRPr="00D02FE1">
        <w:rPr>
          <w:rFonts w:ascii="Times New Roman" w:hAnsi="Times New Roman" w:cs="Times New Roman"/>
          <w:sz w:val="28"/>
          <w:szCs w:val="28"/>
          <w:lang w:val="en-US" w:eastAsia="ru-RU"/>
        </w:rPr>
        <w:t>ynaydi.</w:t>
      </w:r>
    </w:p>
    <w:p w:rsidR="003D2FFA" w:rsidRPr="003E50EF" w:rsidRDefault="00174811" w:rsidP="008F76EE">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003D2FFA" w:rsidRPr="008F76EE">
        <w:rPr>
          <w:rFonts w:ascii="Times New Roman" w:hAnsi="Times New Roman" w:cs="Times New Roman"/>
          <w:sz w:val="28"/>
          <w:szCs w:val="28"/>
          <w:lang w:val="en-US" w:eastAsia="ru-RU"/>
        </w:rPr>
        <w:t>Ziyorat turizmining nazariy mohiyatini ochadigan b</w:t>
      </w:r>
      <w:r w:rsidR="006D26F3">
        <w:rPr>
          <w:rFonts w:ascii="Times New Roman" w:hAnsi="Times New Roman" w:cs="Times New Roman"/>
          <w:sz w:val="28"/>
          <w:szCs w:val="28"/>
          <w:lang w:val="en-US" w:eastAsia="ru-RU"/>
        </w:rPr>
        <w:t>o‘</w:t>
      </w:r>
      <w:r w:rsidR="003D2FFA" w:rsidRPr="008F76EE">
        <w:rPr>
          <w:rFonts w:ascii="Times New Roman" w:hAnsi="Times New Roman" w:cs="Times New Roman"/>
          <w:sz w:val="28"/>
          <w:szCs w:val="28"/>
          <w:lang w:val="en-US" w:eastAsia="ru-RU"/>
        </w:rPr>
        <w:t>lsak, avvalo ilmiy adabiyotlarga yuzlanamiz. Ularda ziyorat turizmi turli xususiyatlarga k</w:t>
      </w:r>
      <w:r w:rsidR="006D26F3">
        <w:rPr>
          <w:rFonts w:ascii="Times New Roman" w:hAnsi="Times New Roman" w:cs="Times New Roman"/>
          <w:sz w:val="28"/>
          <w:szCs w:val="28"/>
          <w:lang w:val="en-US" w:eastAsia="ru-RU"/>
        </w:rPr>
        <w:t>o‘</w:t>
      </w:r>
      <w:r w:rsidR="003D2FFA" w:rsidRPr="008F76EE">
        <w:rPr>
          <w:rFonts w:ascii="Times New Roman" w:hAnsi="Times New Roman" w:cs="Times New Roman"/>
          <w:sz w:val="28"/>
          <w:szCs w:val="28"/>
          <w:lang w:val="en-US" w:eastAsia="ru-RU"/>
        </w:rPr>
        <w:t>ra izohlanadi.</w:t>
      </w:r>
      <w:r w:rsidR="00442261" w:rsidRPr="008F76EE">
        <w:rPr>
          <w:rFonts w:ascii="Times New Roman" w:hAnsi="Times New Roman" w:cs="Times New Roman"/>
          <w:sz w:val="28"/>
          <w:szCs w:val="28"/>
          <w:lang w:val="en-US" w:eastAsia="ru-RU"/>
        </w:rPr>
        <w:t xml:space="preserve"> Insonlarda ziyorat turizmini amalga oshirishga, shu maqsadda sayohat qilishga undovchi asosiy kuch bu avvalo </w:t>
      </w:r>
      <w:r w:rsidR="006D26F3">
        <w:rPr>
          <w:rFonts w:ascii="Times New Roman" w:hAnsi="Times New Roman" w:cs="Times New Roman"/>
          <w:sz w:val="28"/>
          <w:szCs w:val="28"/>
          <w:lang w:val="en-US" w:eastAsia="ru-RU"/>
        </w:rPr>
        <w:t>o‘</w:t>
      </w:r>
      <w:r w:rsidR="00442261" w:rsidRPr="008F76EE">
        <w:rPr>
          <w:rFonts w:ascii="Times New Roman" w:hAnsi="Times New Roman" w:cs="Times New Roman"/>
          <w:sz w:val="28"/>
          <w:szCs w:val="28"/>
          <w:lang w:val="en-US" w:eastAsia="ru-RU"/>
        </w:rPr>
        <w:t xml:space="preserve">zlarining diniy yoki ma’naviy ehtiyojlarini qondirish hisoblanadi. Muqaddas qadamjolar yoki diniy obidalarni ziyorat qilish kishiga </w:t>
      </w:r>
      <w:r w:rsidR="006D26F3">
        <w:rPr>
          <w:rFonts w:ascii="Times New Roman" w:hAnsi="Times New Roman" w:cs="Times New Roman"/>
          <w:sz w:val="28"/>
          <w:szCs w:val="28"/>
          <w:lang w:val="en-US" w:eastAsia="ru-RU"/>
        </w:rPr>
        <w:t>o‘</w:t>
      </w:r>
      <w:r w:rsidR="00442261" w:rsidRPr="008F76EE">
        <w:rPr>
          <w:rFonts w:ascii="Times New Roman" w:hAnsi="Times New Roman" w:cs="Times New Roman"/>
          <w:sz w:val="28"/>
          <w:szCs w:val="28"/>
          <w:lang w:val="en-US" w:eastAsia="ru-RU"/>
        </w:rPr>
        <w:t xml:space="preserve">zgacha bir ruhiy erkinlik, taskin baxsh etadi. Shu sababli ham </w:t>
      </w:r>
      <w:r w:rsidR="006D26F3">
        <w:rPr>
          <w:rFonts w:ascii="Times New Roman" w:hAnsi="Times New Roman" w:cs="Times New Roman"/>
          <w:sz w:val="28"/>
          <w:szCs w:val="28"/>
          <w:lang w:val="en-US" w:eastAsia="ru-RU"/>
        </w:rPr>
        <w:t>O‘</w:t>
      </w:r>
      <w:r w:rsidR="00442261" w:rsidRPr="008F76EE">
        <w:rPr>
          <w:rFonts w:ascii="Times New Roman" w:hAnsi="Times New Roman" w:cs="Times New Roman"/>
          <w:sz w:val="28"/>
          <w:szCs w:val="28"/>
          <w:lang w:val="en-US" w:eastAsia="ru-RU"/>
        </w:rPr>
        <w:t>zbekistonga tashrif buyuradigan ziyoratchilar k</w:t>
      </w:r>
      <w:r w:rsidR="006D26F3">
        <w:rPr>
          <w:rFonts w:ascii="Times New Roman" w:hAnsi="Times New Roman" w:cs="Times New Roman"/>
          <w:sz w:val="28"/>
          <w:szCs w:val="28"/>
          <w:lang w:val="en-US" w:eastAsia="ru-RU"/>
        </w:rPr>
        <w:t>o‘</w:t>
      </w:r>
      <w:r w:rsidR="00442261" w:rsidRPr="008F76EE">
        <w:rPr>
          <w:rFonts w:ascii="Times New Roman" w:hAnsi="Times New Roman" w:cs="Times New Roman"/>
          <w:sz w:val="28"/>
          <w:szCs w:val="28"/>
          <w:lang w:val="en-US" w:eastAsia="ru-RU"/>
        </w:rPr>
        <w:t>proq  Buxoroni tanlaydilar. Bu omil</w:t>
      </w:r>
      <w:r w:rsidR="0021768F" w:rsidRPr="008F76EE">
        <w:rPr>
          <w:rFonts w:ascii="Times New Roman" w:hAnsi="Times New Roman" w:cs="Times New Roman"/>
          <w:sz w:val="28"/>
          <w:szCs w:val="28"/>
          <w:lang w:val="en-US" w:eastAsia="ru-RU"/>
        </w:rPr>
        <w:t xml:space="preserve"> viloyatning iqtisodiy tomondan rivojlanishiga, qolaversa aholi bandligi va xizmat k</w:t>
      </w:r>
      <w:r w:rsidR="006D26F3">
        <w:rPr>
          <w:rFonts w:ascii="Times New Roman" w:hAnsi="Times New Roman" w:cs="Times New Roman"/>
          <w:sz w:val="28"/>
          <w:szCs w:val="28"/>
          <w:lang w:val="en-US" w:eastAsia="ru-RU"/>
        </w:rPr>
        <w:t>o‘</w:t>
      </w:r>
      <w:r w:rsidR="0021768F" w:rsidRPr="008F76EE">
        <w:rPr>
          <w:rFonts w:ascii="Times New Roman" w:hAnsi="Times New Roman" w:cs="Times New Roman"/>
          <w:sz w:val="28"/>
          <w:szCs w:val="28"/>
          <w:lang w:val="en-US" w:eastAsia="ru-RU"/>
        </w:rPr>
        <w:t xml:space="preserve">rsatish sohasining rivojlanishiga </w:t>
      </w:r>
      <w:r w:rsidR="0021768F" w:rsidRPr="003E50EF">
        <w:rPr>
          <w:rFonts w:ascii="Times New Roman" w:hAnsi="Times New Roman" w:cs="Times New Roman"/>
          <w:sz w:val="28"/>
          <w:szCs w:val="28"/>
          <w:lang w:val="en-US" w:eastAsia="ru-RU"/>
        </w:rPr>
        <w:t>turtki b</w:t>
      </w:r>
      <w:r w:rsidR="006D26F3">
        <w:rPr>
          <w:rFonts w:ascii="Times New Roman" w:hAnsi="Times New Roman" w:cs="Times New Roman"/>
          <w:sz w:val="28"/>
          <w:szCs w:val="28"/>
          <w:lang w:val="en-US" w:eastAsia="ru-RU"/>
        </w:rPr>
        <w:t>o‘</w:t>
      </w:r>
      <w:r w:rsidR="0021768F" w:rsidRPr="003E50EF">
        <w:rPr>
          <w:rFonts w:ascii="Times New Roman" w:hAnsi="Times New Roman" w:cs="Times New Roman"/>
          <w:sz w:val="28"/>
          <w:szCs w:val="28"/>
          <w:lang w:val="en-US" w:eastAsia="ru-RU"/>
        </w:rPr>
        <w:t>ladi.</w:t>
      </w:r>
      <w:r w:rsidR="003E50EF" w:rsidRPr="003E50EF">
        <w:rPr>
          <w:rFonts w:ascii="Times New Roman" w:hAnsi="Times New Roman" w:cs="Times New Roman"/>
          <w:sz w:val="28"/>
          <w:szCs w:val="28"/>
          <w:lang w:val="en-US" w:eastAsia="ru-RU"/>
        </w:rPr>
        <w:t xml:space="preserve"> Mustaqillik davridagi tadqiqotlar orasida </w:t>
      </w:r>
      <w:r w:rsidR="003E50EF">
        <w:rPr>
          <w:rFonts w:ascii="Times New Roman" w:hAnsi="Times New Roman" w:cs="Times New Roman"/>
          <w:bCs/>
          <w:sz w:val="28"/>
          <w:szCs w:val="28"/>
          <w:lang w:val="en-US" w:eastAsia="ru-RU"/>
        </w:rPr>
        <w:t xml:space="preserve">Sadriddin Salim </w:t>
      </w:r>
      <w:r w:rsidR="003E50EF" w:rsidRPr="003E50EF">
        <w:rPr>
          <w:rFonts w:ascii="Times New Roman" w:hAnsi="Times New Roman" w:cs="Times New Roman"/>
          <w:bCs/>
          <w:sz w:val="28"/>
          <w:szCs w:val="28"/>
          <w:lang w:val="en-US" w:eastAsia="ru-RU"/>
        </w:rPr>
        <w:t>Buxoriyning</w:t>
      </w:r>
      <w:r w:rsidR="003E50EF" w:rsidRPr="003E50EF">
        <w:rPr>
          <w:rFonts w:ascii="Times New Roman" w:hAnsi="Times New Roman" w:cs="Times New Roman"/>
          <w:sz w:val="28"/>
          <w:szCs w:val="28"/>
          <w:lang w:val="en-US" w:eastAsia="ru-RU"/>
        </w:rPr>
        <w:t xml:space="preserve"> asarlarini alohida ta’kidlash lozim. Uning "Buxoroning tabarruk ziyoratgohlari" turkumidagi kitoblari hududdagi har bir qadamjoning tarixi va ma’naviy ahamiyatini xalqchil tilda, shu bilan birga ilmiy asosda ochib bergan. Shuningdek, </w:t>
      </w:r>
      <w:r w:rsidR="003E50EF" w:rsidRPr="003E50EF">
        <w:rPr>
          <w:rFonts w:ascii="Times New Roman" w:hAnsi="Times New Roman" w:cs="Times New Roman"/>
          <w:sz w:val="28"/>
          <w:szCs w:val="28"/>
          <w:lang w:val="en-US" w:eastAsia="ru-RU"/>
        </w:rPr>
        <w:lastRenderedPageBreak/>
        <w:t>iqtisodchi olimlar N. T</w:t>
      </w:r>
      <w:r w:rsidR="006D26F3">
        <w:rPr>
          <w:rFonts w:ascii="Times New Roman" w:hAnsi="Times New Roman" w:cs="Times New Roman"/>
          <w:sz w:val="28"/>
          <w:szCs w:val="28"/>
          <w:lang w:val="en-US" w:eastAsia="ru-RU"/>
        </w:rPr>
        <w:t>o‘</w:t>
      </w:r>
      <w:r w:rsidR="003E50EF" w:rsidRPr="003E50EF">
        <w:rPr>
          <w:rFonts w:ascii="Times New Roman" w:hAnsi="Times New Roman" w:cs="Times New Roman"/>
          <w:sz w:val="28"/>
          <w:szCs w:val="28"/>
          <w:lang w:val="en-US" w:eastAsia="ru-RU"/>
        </w:rPr>
        <w:t>xliyev va T. Abdullayevlarning turizm nazariyasiga oid ishlarida ziyorat turizmining iqtisodiy samaradorligi va klaster usulida rivojlantirish modellari tahlil qilingan.</w:t>
      </w:r>
    </w:p>
    <w:p w:rsidR="004251F2" w:rsidRPr="004251F2" w:rsidRDefault="008F76EE" w:rsidP="0021768F">
      <w:pPr>
        <w:tabs>
          <w:tab w:val="left" w:pos="0"/>
        </w:tabs>
        <w:ind w:right="142"/>
        <w:rPr>
          <w:rFonts w:ascii="Times New Roman" w:eastAsia="Times New Roman" w:hAnsi="Times New Roman" w:cs="Times New Roman"/>
          <w:sz w:val="28"/>
          <w:szCs w:val="28"/>
          <w:lang w:val="en-US" w:eastAsia="ru-RU"/>
        </w:rPr>
      </w:pPr>
      <w:r>
        <w:rPr>
          <w:rFonts w:ascii="Times New Roman" w:eastAsia="Times New Roman" w:hAnsi="Times New Roman" w:cs="Times New Roman"/>
          <w:sz w:val="24"/>
          <w:szCs w:val="24"/>
          <w:lang w:val="en-US" w:eastAsia="ru-RU"/>
        </w:rPr>
        <w:tab/>
      </w:r>
      <w:r w:rsidR="004251F2" w:rsidRPr="004251F2">
        <w:rPr>
          <w:rFonts w:ascii="Times New Roman" w:eastAsia="Calibri" w:hAnsi="Times New Roman" w:cs="Times New Roman"/>
          <w:sz w:val="28"/>
          <w:szCs w:val="28"/>
          <w:lang w:val="en-US"/>
        </w:rPr>
        <w:t>Buxoroda</w:t>
      </w:r>
      <w:r w:rsidR="004C6D70">
        <w:rPr>
          <w:rFonts w:ascii="Times New Roman" w:eastAsia="Calibri" w:hAnsi="Times New Roman" w:cs="Times New Roman"/>
          <w:sz w:val="28"/>
          <w:szCs w:val="28"/>
          <w:lang w:val="en-US"/>
        </w:rPr>
        <w:t>,</w:t>
      </w:r>
      <w:r w:rsidR="004251F2" w:rsidRPr="004251F2">
        <w:rPr>
          <w:rFonts w:ascii="Times New Roman" w:eastAsia="Calibri" w:hAnsi="Times New Roman" w:cs="Times New Roman"/>
          <w:sz w:val="28"/>
          <w:szCs w:val="28"/>
          <w:lang w:val="en-US"/>
        </w:rPr>
        <w:t xml:space="preserve"> shuningdek, koʻplab ziyoratgohlar mavjud boʻlib, ular uzoq vaqt musulmon dinining markazlaridan biri boʻlgan. U yerda k</w:t>
      </w:r>
      <w:r w:rsidR="006D26F3">
        <w:rPr>
          <w:rFonts w:ascii="Times New Roman" w:eastAsia="Calibri" w:hAnsi="Times New Roman" w:cs="Times New Roman"/>
          <w:sz w:val="28"/>
          <w:szCs w:val="28"/>
          <w:lang w:val="en-US"/>
        </w:rPr>
        <w:t>o‘</w:t>
      </w:r>
      <w:r w:rsidR="004251F2" w:rsidRPr="004251F2">
        <w:rPr>
          <w:rFonts w:ascii="Times New Roman" w:eastAsia="Calibri" w:hAnsi="Times New Roman" w:cs="Times New Roman"/>
          <w:sz w:val="28"/>
          <w:szCs w:val="28"/>
          <w:lang w:val="en-US"/>
        </w:rPr>
        <w:t>plab mamlakatlarning k</w:t>
      </w:r>
      <w:r w:rsidR="006D26F3">
        <w:rPr>
          <w:rFonts w:ascii="Times New Roman" w:eastAsia="Calibri" w:hAnsi="Times New Roman" w:cs="Times New Roman"/>
          <w:sz w:val="28"/>
          <w:szCs w:val="28"/>
          <w:lang w:val="en-US"/>
        </w:rPr>
        <w:t>o‘</w:t>
      </w:r>
      <w:r w:rsidR="004251F2" w:rsidRPr="004251F2">
        <w:rPr>
          <w:rFonts w:ascii="Times New Roman" w:eastAsia="Calibri" w:hAnsi="Times New Roman" w:cs="Times New Roman"/>
          <w:sz w:val="28"/>
          <w:szCs w:val="28"/>
          <w:lang w:val="en-US"/>
        </w:rPr>
        <w:t>plab taniqli din arboblari tahsil olgan. Buxoro ziyoratgohlari orasida Bolo Xauz masjidi, Magoki-Attori masjidi</w:t>
      </w:r>
      <w:r w:rsidR="004251F2" w:rsidRPr="004251F2">
        <w:rPr>
          <w:rFonts w:ascii="Calibri" w:eastAsia="Calibri" w:hAnsi="Calibri" w:cs="Times New Roman"/>
          <w:lang w:val="en-US"/>
        </w:rPr>
        <w:t xml:space="preserve"> </w:t>
      </w:r>
      <w:r w:rsidR="004251F2" w:rsidRPr="004251F2">
        <w:rPr>
          <w:rFonts w:ascii="Times New Roman" w:eastAsia="Calibri" w:hAnsi="Times New Roman" w:cs="Times New Roman"/>
          <w:sz w:val="28"/>
          <w:szCs w:val="28"/>
          <w:lang w:val="en-US"/>
        </w:rPr>
        <w:t xml:space="preserve"> Qoʻsh-madrasa ansambli, Somoniylar maqbarasi, Chashma Ayub maqbarasi (“Ayub buloqlari”), xristianlar ham, musulmonlar ham sigʻinadigan ziyoratgoh, Chor Minor (“T</w:t>
      </w:r>
      <w:r w:rsidR="006D26F3">
        <w:rPr>
          <w:rFonts w:ascii="Times New Roman" w:eastAsia="Calibri" w:hAnsi="Times New Roman" w:cs="Times New Roman"/>
          <w:sz w:val="28"/>
          <w:szCs w:val="28"/>
          <w:lang w:val="en-US"/>
        </w:rPr>
        <w:t>o‘</w:t>
      </w:r>
      <w:r w:rsidR="004251F2" w:rsidRPr="004251F2">
        <w:rPr>
          <w:rFonts w:ascii="Times New Roman" w:eastAsia="Calibri" w:hAnsi="Times New Roman" w:cs="Times New Roman"/>
          <w:sz w:val="28"/>
          <w:szCs w:val="28"/>
          <w:lang w:val="en-US"/>
        </w:rPr>
        <w:t>rt minora”)</w:t>
      </w:r>
      <w:r w:rsidR="000959F2">
        <w:rPr>
          <w:rStyle w:val="a6"/>
          <w:rFonts w:ascii="Times New Roman" w:eastAsia="Calibri" w:hAnsi="Times New Roman" w:cs="Times New Roman"/>
          <w:sz w:val="28"/>
          <w:szCs w:val="28"/>
          <w:lang w:val="en-US"/>
        </w:rPr>
        <w:footnoteReference w:id="9"/>
      </w:r>
      <w:r w:rsidR="004251F2" w:rsidRPr="004251F2">
        <w:rPr>
          <w:rFonts w:ascii="Times New Roman" w:eastAsia="Calibri" w:hAnsi="Times New Roman" w:cs="Times New Roman"/>
          <w:sz w:val="28"/>
          <w:szCs w:val="28"/>
          <w:lang w:val="en-US"/>
        </w:rPr>
        <w:t xml:space="preserve">. </w:t>
      </w:r>
      <w:r w:rsidR="004251F2" w:rsidRPr="004251F2">
        <w:rPr>
          <w:rFonts w:ascii="Times New Roman" w:eastAsia="Times New Roman" w:hAnsi="Times New Roman" w:cs="Times New Roman"/>
          <w:sz w:val="28"/>
          <w:szCs w:val="28"/>
          <w:lang w:val="en-US" w:eastAsia="ru-RU"/>
        </w:rPr>
        <w:t>Buxoroda ziyorat turizmi boy tarixiy-diniy meros, tasavvuf an’analari va muqaddas qadamjolar asosida shakllangan muhim turizm y</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nalishi hisoblanadi. Uning nazariy asoslari diniy, tarixiy, geografik va iqtisodiy yondashuvlarga tayanadi. Manbaviy tahlil esa tarixiy q</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 xml:space="preserve">lyozmalar, ilmiy maqolalar, arxiv hujjatlari va zamonaviy tadqiqotlar orqali amalga oshiriladi. Bugungi kunda Buxoro nafaqat </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zbekiston, balki butun musulmon olami uchun yirik ziyorat markazlaridan biri sifatida e’tirof etilmoqda. S</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 xml:space="preserve">nggi yillarda Bahouddin Naqshband merosini chuqur </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rganish, xorijdagi manbalarni olib kelish va ilmiy izlanishlarni q</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llab-quvvatlash b</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 xml:space="preserve">yicha tashabbuslar ilgari surgan. Xorijiy tadqiqotchilar ham Naqshbandiya tariqati va Bahouddin Naqshband faoliyatini </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rgangan. Jumladan: Hamid Algar - Naqshbandiya tariqati tarixi va tasavvuf haqida tadqiqotlar olib borgan. Annemarie Schimmel - tasavvuf va musulmon ma’naviyati b</w:t>
      </w:r>
      <w:r w:rsidR="006D26F3">
        <w:rPr>
          <w:rFonts w:ascii="Times New Roman" w:eastAsia="Times New Roman" w:hAnsi="Times New Roman" w:cs="Times New Roman"/>
          <w:sz w:val="28"/>
          <w:szCs w:val="28"/>
          <w:lang w:val="en-US" w:eastAsia="ru-RU"/>
        </w:rPr>
        <w:t>o‘</w:t>
      </w:r>
      <w:r w:rsidR="004251F2" w:rsidRPr="004251F2">
        <w:rPr>
          <w:rFonts w:ascii="Times New Roman" w:eastAsia="Times New Roman" w:hAnsi="Times New Roman" w:cs="Times New Roman"/>
          <w:sz w:val="28"/>
          <w:szCs w:val="28"/>
          <w:lang w:val="en-US" w:eastAsia="ru-RU"/>
        </w:rPr>
        <w:t xml:space="preserve">yicha ilmiy asarlar yozgan. Jürgen Paul - Markaziy Osiyo tasavvufi va Naqshbandiya tariqatini tadqiq qilgan. </w:t>
      </w:r>
    </w:p>
    <w:p w:rsidR="004251F2" w:rsidRPr="004251F2" w:rsidRDefault="004251F2" w:rsidP="00F45937">
      <w:pPr>
        <w:tabs>
          <w:tab w:val="left" w:pos="0"/>
        </w:tabs>
        <w:ind w:right="142" w:firstLine="709"/>
        <w:rPr>
          <w:rFonts w:ascii="Times New Roman" w:eastAsia="Calibri" w:hAnsi="Times New Roman" w:cs="Times New Roman"/>
          <w:sz w:val="28"/>
          <w:szCs w:val="28"/>
          <w:lang w:val="tg-Cyrl-TJ"/>
        </w:rPr>
      </w:pPr>
      <w:r w:rsidRPr="004251F2">
        <w:rPr>
          <w:rFonts w:ascii="Times New Roman" w:eastAsia="Calibri" w:hAnsi="Times New Roman" w:cs="Times New Roman"/>
          <w:sz w:val="28"/>
          <w:szCs w:val="28"/>
          <w:lang w:val="en-US"/>
        </w:rPr>
        <w:t>Hozirgi kunda ziyorat turizmi salohiyati yuqori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lgan Indoneziya, Malayziya, Hindiston, Pokiston, Bangladesh va arab davlatlaridan ziyoratchilarning mamlakatimiz tarixiy shaharlariga, xususan Buxoroga tashrifi sonini oshirish belgilangan. Bizga </w:t>
      </w:r>
      <w:r w:rsidRPr="004251F2">
        <w:rPr>
          <w:rFonts w:ascii="Times New Roman" w:eastAsia="Calibri" w:hAnsi="Times New Roman" w:cs="Times New Roman"/>
          <w:sz w:val="28"/>
          <w:szCs w:val="28"/>
          <w:lang w:val="en-US"/>
        </w:rPr>
        <w:lastRenderedPageBreak/>
        <w:t>ma’lumki, Buxoro islom dinining markazi, sharif shahar, faxrli shahar, shaharlar imomi kabi nomlar bilan ham  e’zozlanib kelinadi. Shahar, ayniqsa, naqshbandiya tariqatiga asos solgan zamin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lganligi bois ham ma’lum va mashhur. Bugun dunyoda 40 mlndan ortiq naqshbandiylar mavjud. Ularning aksariyati Turkiya, Malayziya va Indoneziyada istiqomat qiladi. Mazkur tariqatning etti piri ziyoratgohlarining ham bir joyda, ya’ni Buxoroda ekanligi musulmon ziyoratchilari, ayniqsa, naqshbandiylarni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ziga doim chorlab turadi. Pay</w:t>
      </w:r>
      <w:r w:rsidR="006D26F3">
        <w:rPr>
          <w:rFonts w:ascii="Times New Roman" w:eastAsia="Calibri" w:hAnsi="Times New Roman" w:cs="Times New Roman"/>
          <w:sz w:val="28"/>
          <w:szCs w:val="28"/>
          <w:lang w:val="en-US"/>
        </w:rPr>
        <w:t>g‘</w:t>
      </w:r>
      <w:r w:rsidRPr="004251F2">
        <w:rPr>
          <w:rFonts w:ascii="Times New Roman" w:eastAsia="Calibri" w:hAnsi="Times New Roman" w:cs="Times New Roman"/>
          <w:sz w:val="28"/>
          <w:szCs w:val="28"/>
          <w:lang w:val="en-US"/>
        </w:rPr>
        <w:t xml:space="preserve">ambarimiz Muhammad (s.a.v)dan boshlangan “silsilai zahhob” (oltin zanjir) halqalarining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ninchidan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n oltinchigacha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lgan piru komillari - Abduxoliq </w:t>
      </w:r>
      <w:r w:rsidR="006D26F3">
        <w:rPr>
          <w:rFonts w:ascii="Times New Roman" w:eastAsia="Calibri" w:hAnsi="Times New Roman" w:cs="Times New Roman"/>
          <w:sz w:val="28"/>
          <w:szCs w:val="28"/>
          <w:lang w:val="en-US"/>
        </w:rPr>
        <w:t>G‘</w:t>
      </w:r>
      <w:r w:rsidRPr="004251F2">
        <w:rPr>
          <w:rFonts w:ascii="Times New Roman" w:eastAsia="Calibri" w:hAnsi="Times New Roman" w:cs="Times New Roman"/>
          <w:sz w:val="28"/>
          <w:szCs w:val="28"/>
          <w:lang w:val="en-US"/>
        </w:rPr>
        <w:t>ijuvoniy, Orif  Revgariy, Anjir  Fa</w:t>
      </w:r>
      <w:r w:rsidR="006D26F3">
        <w:rPr>
          <w:rFonts w:ascii="Times New Roman" w:eastAsia="Calibri" w:hAnsi="Times New Roman" w:cs="Times New Roman"/>
          <w:sz w:val="28"/>
          <w:szCs w:val="28"/>
          <w:lang w:val="en-US"/>
        </w:rPr>
        <w:t>g‘</w:t>
      </w:r>
      <w:r w:rsidRPr="004251F2">
        <w:rPr>
          <w:rFonts w:ascii="Times New Roman" w:eastAsia="Calibri" w:hAnsi="Times New Roman" w:cs="Times New Roman"/>
          <w:sz w:val="28"/>
          <w:szCs w:val="28"/>
          <w:lang w:val="en-US"/>
        </w:rPr>
        <w:t>naviy, Ali Romitaniy, Boboyi Samosiy, Amir Kulol va Bahouddin Naqshbandlar bir zaminda ekanligi kamdan kam musulmon mamlakatlarida uchraydigan ziyorat y</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nalishidir. Bugungi kunda Buxoroda 29 obyekt ziyorat turizmi y</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nalishiga kiritilgan. Lekin vohada yana boshqa k</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plab ziyoratgohlar mavjud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lib, ularda infratuzilma yaxshi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lmagani bois mahalliy darajada qolib ketgan. Birgina Buxoroning 500 gektarlik eski shahar qismida 83 ta, voha tumanlarida 200 dan ortiq shunday ziyoratgoh va muqaddas qadamjolar mavjud. Prezidentimiz topshiri</w:t>
      </w:r>
      <w:r w:rsidR="006D26F3">
        <w:rPr>
          <w:rFonts w:ascii="Times New Roman" w:eastAsia="Calibri" w:hAnsi="Times New Roman" w:cs="Times New Roman"/>
          <w:sz w:val="28"/>
          <w:szCs w:val="28"/>
          <w:lang w:val="en-US"/>
        </w:rPr>
        <w:t>g‘</w:t>
      </w:r>
      <w:r w:rsidRPr="004251F2">
        <w:rPr>
          <w:rFonts w:ascii="Times New Roman" w:eastAsia="Calibri" w:hAnsi="Times New Roman" w:cs="Times New Roman"/>
          <w:sz w:val="28"/>
          <w:szCs w:val="28"/>
          <w:lang w:val="en-US"/>
        </w:rPr>
        <w:t>iga k</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ra Buxoroda ziyorat turizmi ob’ektlari infratuzilmasini yaxshilash uchun mahalliy byudjetdan 40 milliard s</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m ajratilgani ziyoratgohlarni xalqaro y</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nalishga kiritishda muhim qadam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ladi.</w:t>
      </w:r>
      <w:r w:rsidRPr="004251F2">
        <w:rPr>
          <w:rFonts w:ascii="Times New Roman" w:eastAsia="Calibri" w:hAnsi="Times New Roman" w:cs="Times New Roman"/>
          <w:sz w:val="28"/>
          <w:szCs w:val="28"/>
          <w:vertAlign w:val="superscript"/>
          <w:lang w:val="en-US"/>
        </w:rPr>
        <w:footnoteReference w:id="10"/>
      </w:r>
      <w:r w:rsidRPr="004251F2">
        <w:rPr>
          <w:rFonts w:ascii="Times New Roman" w:eastAsia="Calibri" w:hAnsi="Times New Roman" w:cs="Times New Roman"/>
          <w:sz w:val="28"/>
          <w:szCs w:val="28"/>
          <w:lang w:val="tg-Cyrl-TJ"/>
        </w:rPr>
        <w:t xml:space="preserve"> </w:t>
      </w:r>
    </w:p>
    <w:p w:rsidR="004251F2" w:rsidRPr="004251F2" w:rsidRDefault="004251F2" w:rsidP="00F45937">
      <w:pPr>
        <w:tabs>
          <w:tab w:val="left" w:pos="0"/>
        </w:tabs>
        <w:ind w:right="142" w:firstLine="709"/>
        <w:rPr>
          <w:rFonts w:ascii="Times New Roman" w:eastAsia="Times New Roman" w:hAnsi="Times New Roman" w:cs="Times New Roman"/>
          <w:sz w:val="28"/>
          <w:szCs w:val="28"/>
          <w:lang w:val="en-US" w:eastAsia="ru-RU"/>
        </w:rPr>
      </w:pPr>
      <w:r w:rsidRPr="004251F2">
        <w:rPr>
          <w:rFonts w:ascii="Times New Roman" w:eastAsia="Calibri" w:hAnsi="Times New Roman" w:cs="Times New Roman"/>
          <w:sz w:val="28"/>
          <w:szCs w:val="28"/>
          <w:lang w:val="tg-Cyrl-TJ"/>
        </w:rPr>
        <w:t>Xulosa qiladigan b</w:t>
      </w:r>
      <w:r w:rsidR="006D26F3">
        <w:rPr>
          <w:rFonts w:ascii="Times New Roman" w:eastAsia="Calibri" w:hAnsi="Times New Roman" w:cs="Times New Roman"/>
          <w:sz w:val="28"/>
          <w:szCs w:val="28"/>
          <w:lang w:val="tg-Cyrl-TJ"/>
        </w:rPr>
        <w:t>o‘</w:t>
      </w:r>
      <w:r w:rsidRPr="004251F2">
        <w:rPr>
          <w:rFonts w:ascii="Times New Roman" w:eastAsia="Calibri" w:hAnsi="Times New Roman" w:cs="Times New Roman"/>
          <w:sz w:val="28"/>
          <w:szCs w:val="28"/>
          <w:lang w:val="tg-Cyrl-TJ"/>
        </w:rPr>
        <w:t xml:space="preserve">lsak, </w:t>
      </w:r>
      <w:r w:rsidRPr="004251F2">
        <w:rPr>
          <w:rFonts w:ascii="Times New Roman" w:eastAsia="Times New Roman" w:hAnsi="Times New Roman" w:cs="Times New Roman"/>
          <w:sz w:val="28"/>
          <w:szCs w:val="28"/>
          <w:lang w:val="tg-Cyrl-TJ" w:eastAsia="ru-RU"/>
        </w:rPr>
        <w:t>Buxoroda ziyorat turizmi boy tarixiy-diniy meros, tasavvuf an’analari va muqaddas qadamjolar asosida shakllangan muhim turizm y</w:t>
      </w:r>
      <w:r w:rsidR="006D26F3">
        <w:rPr>
          <w:rFonts w:ascii="Times New Roman" w:eastAsia="Times New Roman" w:hAnsi="Times New Roman" w:cs="Times New Roman"/>
          <w:sz w:val="28"/>
          <w:szCs w:val="28"/>
          <w:lang w:val="tg-Cyrl-TJ" w:eastAsia="ru-RU"/>
        </w:rPr>
        <w:t>o‘</w:t>
      </w:r>
      <w:r w:rsidRPr="004251F2">
        <w:rPr>
          <w:rFonts w:ascii="Times New Roman" w:eastAsia="Times New Roman" w:hAnsi="Times New Roman" w:cs="Times New Roman"/>
          <w:sz w:val="28"/>
          <w:szCs w:val="28"/>
          <w:lang w:val="tg-Cyrl-TJ" w:eastAsia="ru-RU"/>
        </w:rPr>
        <w:t>nalishi b</w:t>
      </w:r>
      <w:r w:rsidR="006D26F3">
        <w:rPr>
          <w:rFonts w:ascii="Times New Roman" w:eastAsia="Times New Roman" w:hAnsi="Times New Roman" w:cs="Times New Roman"/>
          <w:sz w:val="28"/>
          <w:szCs w:val="28"/>
          <w:lang w:val="tg-Cyrl-TJ" w:eastAsia="ru-RU"/>
        </w:rPr>
        <w:t>o‘</w:t>
      </w:r>
      <w:r w:rsidRPr="004251F2">
        <w:rPr>
          <w:rFonts w:ascii="Times New Roman" w:eastAsia="Times New Roman" w:hAnsi="Times New Roman" w:cs="Times New Roman"/>
          <w:sz w:val="28"/>
          <w:szCs w:val="28"/>
          <w:lang w:val="tg-Cyrl-TJ" w:eastAsia="ru-RU"/>
        </w:rPr>
        <w:t>lib, uning nazariy asoslari diniy, tarixiy, geografik va iqtisodiy yondashuvlarga tayanadi. Manbaviy tahlili esa tarixiy q</w:t>
      </w:r>
      <w:r w:rsidR="006D26F3">
        <w:rPr>
          <w:rFonts w:ascii="Times New Roman" w:eastAsia="Times New Roman" w:hAnsi="Times New Roman" w:cs="Times New Roman"/>
          <w:sz w:val="28"/>
          <w:szCs w:val="28"/>
          <w:lang w:val="tg-Cyrl-TJ" w:eastAsia="ru-RU"/>
        </w:rPr>
        <w:t>o‘</w:t>
      </w:r>
      <w:r w:rsidRPr="004251F2">
        <w:rPr>
          <w:rFonts w:ascii="Times New Roman" w:eastAsia="Times New Roman" w:hAnsi="Times New Roman" w:cs="Times New Roman"/>
          <w:sz w:val="28"/>
          <w:szCs w:val="28"/>
          <w:lang w:val="tg-Cyrl-TJ" w:eastAsia="ru-RU"/>
        </w:rPr>
        <w:t xml:space="preserve">lyozmalar, ilmiy maqolalar, arxiv hujjatlari va zamonaviy tadqiqotlar orqali amalga oshiriladi. Bugungi kunda Buxoro nafaqat </w:t>
      </w:r>
      <w:r w:rsidR="006D26F3">
        <w:rPr>
          <w:rFonts w:ascii="Times New Roman" w:eastAsia="Times New Roman" w:hAnsi="Times New Roman" w:cs="Times New Roman"/>
          <w:sz w:val="28"/>
          <w:szCs w:val="28"/>
          <w:lang w:val="tg-Cyrl-TJ" w:eastAsia="ru-RU"/>
        </w:rPr>
        <w:t>O‘</w:t>
      </w:r>
      <w:r w:rsidRPr="004251F2">
        <w:rPr>
          <w:rFonts w:ascii="Times New Roman" w:eastAsia="Times New Roman" w:hAnsi="Times New Roman" w:cs="Times New Roman"/>
          <w:sz w:val="28"/>
          <w:szCs w:val="28"/>
          <w:lang w:val="tg-Cyrl-TJ" w:eastAsia="ru-RU"/>
        </w:rPr>
        <w:t xml:space="preserve">zbekiston, balki butun musulmon olami uchun yirik ziyorat markazlaridan biri sifatida e’tirof etilmoqda. Ziyorat turizmini  tarixiy manbalar bilan bir qatorda, ilmiy tadqiqotlar, turli davlat dasturlari va normativ hujjatlar orqali ham </w:t>
      </w:r>
      <w:r w:rsidR="006D26F3">
        <w:rPr>
          <w:rFonts w:ascii="Times New Roman" w:eastAsia="Times New Roman" w:hAnsi="Times New Roman" w:cs="Times New Roman"/>
          <w:sz w:val="28"/>
          <w:szCs w:val="28"/>
          <w:lang w:val="tg-Cyrl-TJ" w:eastAsia="ru-RU"/>
        </w:rPr>
        <w:lastRenderedPageBreak/>
        <w:t>o‘</w:t>
      </w:r>
      <w:r w:rsidRPr="004251F2">
        <w:rPr>
          <w:rFonts w:ascii="Times New Roman" w:eastAsia="Times New Roman" w:hAnsi="Times New Roman" w:cs="Times New Roman"/>
          <w:sz w:val="28"/>
          <w:szCs w:val="28"/>
          <w:lang w:val="tg-Cyrl-TJ" w:eastAsia="ru-RU"/>
        </w:rPr>
        <w:t xml:space="preserve">rganishga  alohida e’tibor berish lozim. </w:t>
      </w:r>
      <w:r w:rsidRPr="004251F2">
        <w:rPr>
          <w:rFonts w:ascii="Times New Roman" w:eastAsia="Times New Roman" w:hAnsi="Times New Roman" w:cs="Times New Roman"/>
          <w:sz w:val="28"/>
          <w:szCs w:val="28"/>
          <w:lang w:val="en-US" w:eastAsia="ru-RU"/>
        </w:rPr>
        <w:t xml:space="preserve">Tarixiy manbalarning eng asosiysi bu Narshaxiyning X asrda yozilgan  “Buxoro tarixi” asari hisoblanadi. Asarda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sha davrda Buxoro hududida mavjud b</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lgan k</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plab joy nomlari bilan bir qatorda, muqaddas va tabarruk maskanlar ham tilga olinadi. Ana shunday tarixiy manbalar qatoriga tasavvufga oid manoqib va tazkiralarni, Naqshbandiya tariqati manbalarini, vaqf hujjatlari va turli tarixiy q</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lyozmalarni kiritishimiz mumkin. 2000-yillardan keyingi davrda ziyorat turizmiga oid k</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plab ilmiy tadqiqot ishlari amalga oshirildi. Xususan, Mohinur Qurbonova, Komiljon Raximov, Shohida Mustayeva, Muslimaxon Soxibova kabi olimlar tomonidan ziyorat turizmining nazariy va amaliy jihatlari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rganilib kelinmoqda. Shuningdek ushbu yillar mobaynida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zbekistonda ziyorat turizmini rivojlantirish b</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yicha Prezident farmonlari, Vazirlar Mahkamasi qarorlari, Turizm q</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mitasi dasturlari, “Halol turizm” konsepsiyasi ishlab chiqilib, ilmiy-amalioy ishlar olib borilmoqda. </w:t>
      </w:r>
    </w:p>
    <w:p w:rsidR="004251F2" w:rsidRPr="004251F2" w:rsidRDefault="004251F2" w:rsidP="00F45937">
      <w:pPr>
        <w:tabs>
          <w:tab w:val="left" w:pos="0"/>
        </w:tabs>
        <w:ind w:right="142" w:firstLine="709"/>
        <w:rPr>
          <w:rFonts w:ascii="Times New Roman" w:eastAsia="Times New Roman" w:hAnsi="Times New Roman" w:cs="Times New Roman"/>
          <w:sz w:val="28"/>
          <w:szCs w:val="28"/>
          <w:lang w:val="en-US" w:eastAsia="ru-RU"/>
        </w:rPr>
      </w:pPr>
      <w:r w:rsidRPr="004251F2">
        <w:rPr>
          <w:rFonts w:ascii="Times New Roman" w:eastAsia="Calibri" w:hAnsi="Times New Roman" w:cs="Times New Roman"/>
          <w:sz w:val="28"/>
          <w:szCs w:val="28"/>
          <w:lang w:val="en-US"/>
        </w:rPr>
        <w:t xml:space="preserve">Sadriddin Salim Buxoriyning </w:t>
      </w:r>
      <w:r w:rsidRPr="00887778">
        <w:rPr>
          <w:rFonts w:ascii="Times New Roman" w:eastAsia="Calibri" w:hAnsi="Times New Roman" w:cs="Times New Roman"/>
          <w:bCs/>
          <w:sz w:val="28"/>
          <w:szCs w:val="28"/>
          <w:lang w:val="en-US"/>
        </w:rPr>
        <w:t>“Bahouddin Naqshband yoki Yetti Pir”</w:t>
      </w:r>
      <w:r w:rsidRPr="00887778">
        <w:rPr>
          <w:rFonts w:ascii="Times New Roman" w:eastAsia="Calibri" w:hAnsi="Times New Roman" w:cs="Times New Roman"/>
          <w:sz w:val="28"/>
          <w:szCs w:val="28"/>
          <w:lang w:val="en-US"/>
        </w:rPr>
        <w:t xml:space="preserve">, </w:t>
      </w:r>
      <w:r w:rsidRPr="00887778">
        <w:rPr>
          <w:rFonts w:ascii="Times New Roman" w:eastAsia="Calibri" w:hAnsi="Times New Roman" w:cs="Times New Roman"/>
          <w:bCs/>
          <w:sz w:val="28"/>
          <w:szCs w:val="28"/>
          <w:lang w:val="en-US"/>
        </w:rPr>
        <w:t>“Tabarruk ziyoratgohlar”</w:t>
      </w:r>
      <w:r w:rsidRPr="00887778">
        <w:rPr>
          <w:rFonts w:ascii="Times New Roman" w:eastAsia="Calibri" w:hAnsi="Times New Roman" w:cs="Times New Roman"/>
          <w:sz w:val="28"/>
          <w:szCs w:val="28"/>
          <w:lang w:val="en-US"/>
        </w:rPr>
        <w:t xml:space="preserve">, </w:t>
      </w:r>
      <w:r w:rsidRPr="00887778">
        <w:rPr>
          <w:rFonts w:ascii="Times New Roman" w:eastAsia="Calibri" w:hAnsi="Times New Roman" w:cs="Times New Roman"/>
          <w:bCs/>
          <w:sz w:val="28"/>
          <w:szCs w:val="28"/>
          <w:lang w:val="en-US"/>
        </w:rPr>
        <w:t xml:space="preserve">“Buyuk </w:t>
      </w:r>
      <w:r w:rsidR="006D26F3">
        <w:rPr>
          <w:rFonts w:ascii="Times New Roman" w:eastAsia="Calibri" w:hAnsi="Times New Roman" w:cs="Times New Roman"/>
          <w:bCs/>
          <w:sz w:val="28"/>
          <w:szCs w:val="28"/>
          <w:lang w:val="en-US"/>
        </w:rPr>
        <w:t>G‘</w:t>
      </w:r>
      <w:r w:rsidRPr="00887778">
        <w:rPr>
          <w:rFonts w:ascii="Times New Roman" w:eastAsia="Calibri" w:hAnsi="Times New Roman" w:cs="Times New Roman"/>
          <w:bCs/>
          <w:sz w:val="28"/>
          <w:szCs w:val="28"/>
          <w:lang w:val="en-US"/>
        </w:rPr>
        <w:t>ijduvoniylar”</w:t>
      </w:r>
      <w:r w:rsidRPr="004251F2">
        <w:rPr>
          <w:rFonts w:ascii="Times New Roman" w:eastAsia="Calibri" w:hAnsi="Times New Roman" w:cs="Times New Roman"/>
          <w:sz w:val="28"/>
          <w:szCs w:val="28"/>
          <w:lang w:val="en-US"/>
        </w:rPr>
        <w:t xml:space="preserve"> kabi asarlari Buxoro vohasidagi avliyolar, tasavvuf namoyandalari va muqaddas qadamjolar tarixini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rganishga ba</w:t>
      </w:r>
      <w:r w:rsidR="006D26F3">
        <w:rPr>
          <w:rFonts w:ascii="Times New Roman" w:eastAsia="Calibri" w:hAnsi="Times New Roman" w:cs="Times New Roman"/>
          <w:sz w:val="28"/>
          <w:szCs w:val="28"/>
          <w:lang w:val="en-US"/>
        </w:rPr>
        <w:t>g‘</w:t>
      </w:r>
      <w:r w:rsidRPr="004251F2">
        <w:rPr>
          <w:rFonts w:ascii="Times New Roman" w:eastAsia="Calibri" w:hAnsi="Times New Roman" w:cs="Times New Roman"/>
          <w:sz w:val="28"/>
          <w:szCs w:val="28"/>
          <w:lang w:val="en-US"/>
        </w:rPr>
        <w:t>ishlangan. Ushbu asarlarda Bahouddin Naqshband va Naqshbandiya tariqati vakillarining hayoti, faoliyati hamda Buxorodagi ziyoratgohlarning tarixiy ahamiyati yoritilgan. Mazkur asarlar ziyorat maskanlarining shakllanishi va ularning bugungi kundagi ahamiyatini tadqiq etishda muhim ilmiy-ma’rifiy manba vazifasini bajaradi. Sadriddin Salim Buxoriy “</w:t>
      </w:r>
      <w:r w:rsidRPr="004251F2">
        <w:rPr>
          <w:rFonts w:ascii="Times New Roman" w:eastAsia="Calibri" w:hAnsi="Times New Roman" w:cs="Times New Roman"/>
          <w:sz w:val="28"/>
          <w:szCs w:val="28"/>
          <w:shd w:val="clear" w:color="auto" w:fill="FFFFFF"/>
          <w:lang w:val="en-US"/>
        </w:rPr>
        <w:t>Ziyoratchilarning qadami arimaydigan</w:t>
      </w:r>
      <w:r w:rsidR="0045500B">
        <w:rPr>
          <w:rFonts w:ascii="Times New Roman" w:eastAsia="Calibri" w:hAnsi="Times New Roman" w:cs="Times New Roman"/>
          <w:sz w:val="28"/>
          <w:szCs w:val="28"/>
          <w:shd w:val="clear" w:color="auto" w:fill="FFFFFF"/>
          <w:lang w:val="en-US"/>
        </w:rPr>
        <w:t>”</w:t>
      </w:r>
      <w:r w:rsidRPr="004251F2">
        <w:rPr>
          <w:rFonts w:ascii="Times New Roman" w:eastAsia="Calibri" w:hAnsi="Times New Roman" w:cs="Times New Roman"/>
          <w:sz w:val="28"/>
          <w:szCs w:val="28"/>
          <w:shd w:val="clear" w:color="auto" w:fill="FFFFFF"/>
          <w:lang w:val="en-US"/>
        </w:rPr>
        <w:t xml:space="preserve">, “Ikkinchi Kabatulloh” nomi bilan mashhur Hazrat Bahouddin Naqshband ziyoratgohi “QasriIrfon”da 1389-yil hosil bo`ladi. Hazrat Bahouddin qabrlari ustidagi daxma va ushbu ziyoratgohdagi xonaqohni Abdulazizxon ibn Ubaydulloxon 1544–yilda qurdirgan. Abulfayzxonning onasi esa ikki tomoni ayvonli masjid (XVIII asr), Amir  Nasrulloxon  zamonida Hakim Qushbegi masjidini bino qildi. Bu majmuadagi Minora 1720-yil, Saqqoxona XX asrda bunyod qilingandir. Hazrat Bahouddin ziyoratgohlari Sobiq Ittifoq davrida yarim vayronaga aylantirilib, sayyohlar kelishi taqiqlangan edi. Hazrat Bahouddin mozoristonlarida juda </w:t>
      </w:r>
      <w:r w:rsidRPr="004251F2">
        <w:rPr>
          <w:rFonts w:ascii="Times New Roman" w:eastAsia="Calibri" w:hAnsi="Times New Roman" w:cs="Times New Roman"/>
          <w:sz w:val="28"/>
          <w:szCs w:val="28"/>
          <w:shd w:val="clear" w:color="auto" w:fill="FFFFFF"/>
          <w:lang w:val="en-US"/>
        </w:rPr>
        <w:lastRenderedPageBreak/>
        <w:t>k</w:t>
      </w:r>
      <w:r w:rsidR="006D26F3">
        <w:rPr>
          <w:rFonts w:ascii="Times New Roman" w:eastAsia="Calibri" w:hAnsi="Times New Roman" w:cs="Times New Roman"/>
          <w:sz w:val="28"/>
          <w:szCs w:val="28"/>
          <w:shd w:val="clear" w:color="auto" w:fill="FFFFFF"/>
          <w:lang w:val="en-US"/>
        </w:rPr>
        <w:t>o‘</w:t>
      </w:r>
      <w:r w:rsidRPr="004251F2">
        <w:rPr>
          <w:rFonts w:ascii="Times New Roman" w:eastAsia="Calibri" w:hAnsi="Times New Roman" w:cs="Times New Roman"/>
          <w:sz w:val="28"/>
          <w:szCs w:val="28"/>
          <w:shd w:val="clear" w:color="auto" w:fill="FFFFFF"/>
          <w:lang w:val="en-US"/>
        </w:rPr>
        <w:t>p avliyo, podshoh, buyuk zotlar dafn qilingandir. Bu yerda dafn qilinganlarning hayoti bizga saboq, ibratdir. Chunki ulardan masjid, madrasa, nodir kitoblar bizga meros b</w:t>
      </w:r>
      <w:r w:rsidR="006D26F3">
        <w:rPr>
          <w:rFonts w:ascii="Times New Roman" w:eastAsia="Calibri" w:hAnsi="Times New Roman" w:cs="Times New Roman"/>
          <w:sz w:val="28"/>
          <w:szCs w:val="28"/>
          <w:shd w:val="clear" w:color="auto" w:fill="FFFFFF"/>
          <w:lang w:val="en-US"/>
        </w:rPr>
        <w:t>o‘</w:t>
      </w:r>
      <w:r w:rsidRPr="004251F2">
        <w:rPr>
          <w:rFonts w:ascii="Times New Roman" w:eastAsia="Calibri" w:hAnsi="Times New Roman" w:cs="Times New Roman"/>
          <w:sz w:val="28"/>
          <w:szCs w:val="28"/>
          <w:shd w:val="clear" w:color="auto" w:fill="FFFFFF"/>
          <w:lang w:val="en-US"/>
        </w:rPr>
        <w:t>lib qoldi.</w:t>
      </w:r>
    </w:p>
    <w:p w:rsidR="004251F2" w:rsidRPr="004251F2" w:rsidRDefault="004251F2" w:rsidP="00F45937">
      <w:pPr>
        <w:tabs>
          <w:tab w:val="left" w:pos="0"/>
        </w:tabs>
        <w:ind w:right="142" w:firstLine="709"/>
        <w:rPr>
          <w:rFonts w:ascii="Times New Roman" w:eastAsia="Calibri" w:hAnsi="Times New Roman" w:cs="Times New Roman"/>
          <w:b/>
          <w:sz w:val="28"/>
          <w:szCs w:val="28"/>
          <w:lang w:val="en-US"/>
        </w:rPr>
      </w:pPr>
      <w:r w:rsidRPr="004251F2">
        <w:rPr>
          <w:rFonts w:ascii="Times New Roman" w:eastAsia="Calibri" w:hAnsi="Times New Roman" w:cs="Times New Roman"/>
          <w:sz w:val="28"/>
          <w:szCs w:val="28"/>
          <w:lang w:val="en-US"/>
        </w:rPr>
        <w:t>Buxoroda ziyorat turizmining nazariy asoslari esa, diniy meros, madaniy qadriyatlar va turizm nazariyasiga tayanadi. Shaharning boy tarixiy-madaniy merosi, Naqshbandiya tariqati bilan bo</w:t>
      </w:r>
      <w:r w:rsidR="006D26F3">
        <w:rPr>
          <w:rFonts w:ascii="Times New Roman" w:eastAsia="Calibri" w:hAnsi="Times New Roman" w:cs="Times New Roman"/>
          <w:sz w:val="28"/>
          <w:szCs w:val="28"/>
          <w:lang w:val="en-US"/>
        </w:rPr>
        <w:t>g‘</w:t>
      </w:r>
      <w:r w:rsidRPr="004251F2">
        <w:rPr>
          <w:rFonts w:ascii="Times New Roman" w:eastAsia="Calibri" w:hAnsi="Times New Roman" w:cs="Times New Roman"/>
          <w:sz w:val="28"/>
          <w:szCs w:val="28"/>
          <w:lang w:val="en-US"/>
        </w:rPr>
        <w:t>liq ziyoratgohlari va “Yetti Pir” marshruti uning xalqaro ziyorat markazi sifatidagi mavqeini yanada oshirdi. Manbaviy tahlil shuni k</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rsatadiki, tarixiy asarlar, ilmiy tadqiqotlar, normativ-huquqiy hujjatlar va zamonaviy statistik ma’lumotlar Buxoroda ziyorat turizmini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rganishning asosiy manbalarini tashkil etadi. Shuningdek, Bahouddin Naqshband, Chor Bakr, Sayfiddin Boharziy va “Yetti Pir” majmuasi kabi ziyorat maskanlari Buxoroning xalqaro ziyorat markazi sifatidagi nufuzini oshirib, ichki va tashqi turizm rivojiga xizmat qilmoqda. Shu sababli ziyorat turizmini ilmiy jihatdan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rganish, mavjud manbalarni chuqur tahlil qilish va ulardan samarali foydalanish Buxoroning turistik salohiyatini yanada yuksaltirishda muhim omil hisoblanadi</w:t>
      </w:r>
      <w:r w:rsidR="000959F2">
        <w:rPr>
          <w:rStyle w:val="a6"/>
          <w:rFonts w:ascii="Times New Roman" w:eastAsia="Calibri" w:hAnsi="Times New Roman" w:cs="Times New Roman"/>
          <w:sz w:val="28"/>
          <w:szCs w:val="28"/>
          <w:lang w:val="en-US"/>
        </w:rPr>
        <w:footnoteReference w:id="11"/>
      </w:r>
      <w:r w:rsidRPr="004251F2">
        <w:rPr>
          <w:rFonts w:ascii="Times New Roman" w:eastAsia="Calibri" w:hAnsi="Times New Roman" w:cs="Times New Roman"/>
          <w:sz w:val="28"/>
          <w:szCs w:val="28"/>
          <w:lang w:val="en-US"/>
        </w:rPr>
        <w:t>. Natijada rivojlanib kelayotgan ziyorat turizmi nafaqat ma’naviy-ma’rifiy, balki iqtisodiy va madaniy taraqqiyotning ham muhim y</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nalishlaridan biri sifatida namoyon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ladi.</w:t>
      </w:r>
    </w:p>
    <w:p w:rsidR="00674513" w:rsidRDefault="004251F2" w:rsidP="00F45937">
      <w:pPr>
        <w:tabs>
          <w:tab w:val="left" w:pos="0"/>
        </w:tabs>
        <w:ind w:right="142" w:firstLine="709"/>
        <w:rPr>
          <w:rFonts w:ascii="Times New Roman" w:eastAsia="Calibri" w:hAnsi="Times New Roman" w:cs="Times New Roman"/>
          <w:b/>
          <w:sz w:val="28"/>
          <w:szCs w:val="28"/>
          <w:lang w:val="en-US"/>
        </w:rPr>
      </w:pPr>
      <w:r w:rsidRPr="004251F2">
        <w:rPr>
          <w:rFonts w:ascii="Times New Roman" w:eastAsia="Calibri" w:hAnsi="Times New Roman" w:cs="Times New Roman"/>
          <w:sz w:val="28"/>
          <w:szCs w:val="28"/>
          <w:lang w:val="en-US"/>
        </w:rPr>
        <w:t xml:space="preserve">Etnograf va sharqshunos olimlar: </w:t>
      </w:r>
      <w:r w:rsidRPr="004251F2">
        <w:rPr>
          <w:rFonts w:ascii="Times New Roman" w:eastAsia="Times New Roman" w:hAnsi="Times New Roman" w:cs="Times New Roman"/>
          <w:sz w:val="28"/>
          <w:szCs w:val="28"/>
          <w:lang w:val="en-US" w:eastAsia="ru-RU"/>
        </w:rPr>
        <w:t xml:space="preserve"> O.A.Suxareva – Buxoro shahri va vohasining etnografiyasi, mahallalar, muqaddas joylar va diniy an'analarini </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rgangan b</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lsa,  A.A.Asqarov – Buxoro vohasining qadimgi tarixi va madaniy merosi b</w:t>
      </w:r>
      <w:r w:rsidR="006D26F3">
        <w:rPr>
          <w:rFonts w:ascii="Times New Roman" w:eastAsia="Times New Roman" w:hAnsi="Times New Roman" w:cs="Times New Roman"/>
          <w:sz w:val="28"/>
          <w:szCs w:val="28"/>
          <w:lang w:val="en-US" w:eastAsia="ru-RU"/>
        </w:rPr>
        <w:t>o‘</w:t>
      </w:r>
      <w:r w:rsidRPr="004251F2">
        <w:rPr>
          <w:rFonts w:ascii="Times New Roman" w:eastAsia="Times New Roman" w:hAnsi="Times New Roman" w:cs="Times New Roman"/>
          <w:sz w:val="28"/>
          <w:szCs w:val="28"/>
          <w:lang w:val="en-US" w:eastAsia="ru-RU"/>
        </w:rPr>
        <w:t xml:space="preserve">yicha tadqiqotlar olib borgan.  T.K.Xojaqulov esa – Buxoro vohasi aholisi va etnomadaniy jarayonlarini tadqiq qilgan. </w:t>
      </w:r>
      <w:r w:rsidRPr="004251F2">
        <w:rPr>
          <w:rFonts w:ascii="Times New Roman" w:eastAsia="Calibri" w:hAnsi="Times New Roman" w:cs="Times New Roman"/>
          <w:sz w:val="28"/>
          <w:szCs w:val="28"/>
          <w:lang w:val="en-US"/>
        </w:rPr>
        <w:t>Mazkur manbalar mohiyatiga k</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ra uch guruhga b</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lib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 xml:space="preserve">rganiladi: tarixiy manbalar Buxorodagi ziyoratgohlarning shakllanish tarixini yoritsa, ilmiy tadqiqotlar ziyorat turizmining bugungi holati va rivojlanish istiqbollarini tahlil qiladi, normativ-huquqiy hujjatlar esa sohani rivojlantirishning davlat siyosati va huquqiy asoslarini belgilab beradi. Shu jihatdan bu manbalar Buxoroda ziyorat </w:t>
      </w:r>
      <w:r w:rsidRPr="004251F2">
        <w:rPr>
          <w:rFonts w:ascii="Times New Roman" w:eastAsia="Calibri" w:hAnsi="Times New Roman" w:cs="Times New Roman"/>
          <w:sz w:val="28"/>
          <w:szCs w:val="28"/>
          <w:lang w:val="en-US"/>
        </w:rPr>
        <w:lastRenderedPageBreak/>
        <w:t xml:space="preserve">turizmining nazariy asoslari va rivojlanish jarayonlarini kompleks </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rganishda bir-birini t</w:t>
      </w:r>
      <w:r w:rsidR="006D26F3">
        <w:rPr>
          <w:rFonts w:ascii="Times New Roman" w:eastAsia="Calibri" w:hAnsi="Times New Roman" w:cs="Times New Roman"/>
          <w:sz w:val="28"/>
          <w:szCs w:val="28"/>
          <w:lang w:val="en-US"/>
        </w:rPr>
        <w:t>o‘</w:t>
      </w:r>
      <w:r w:rsidRPr="004251F2">
        <w:rPr>
          <w:rFonts w:ascii="Times New Roman" w:eastAsia="Calibri" w:hAnsi="Times New Roman" w:cs="Times New Roman"/>
          <w:sz w:val="28"/>
          <w:szCs w:val="28"/>
          <w:lang w:val="en-US"/>
        </w:rPr>
        <w:t>ldiruvchi muhim manbalar hisoblanadi.</w:t>
      </w:r>
      <w:r w:rsidR="00674513">
        <w:rPr>
          <w:rFonts w:ascii="Times New Roman" w:eastAsia="Calibri" w:hAnsi="Times New Roman" w:cs="Times New Roman"/>
          <w:b/>
          <w:sz w:val="28"/>
          <w:szCs w:val="28"/>
          <w:lang w:val="en-US"/>
        </w:rPr>
        <w:t xml:space="preserve"> </w:t>
      </w:r>
    </w:p>
    <w:p w:rsidR="00184075" w:rsidRDefault="00674513" w:rsidP="00F45937">
      <w:pPr>
        <w:tabs>
          <w:tab w:val="left" w:pos="0"/>
        </w:tabs>
        <w:ind w:right="142" w:firstLine="709"/>
        <w:rPr>
          <w:rFonts w:ascii="Times New Roman" w:eastAsia="Calibri" w:hAnsi="Times New Roman" w:cs="Times New Roman"/>
          <w:sz w:val="28"/>
          <w:szCs w:val="28"/>
          <w:lang w:val="en-US"/>
        </w:rPr>
      </w:pPr>
      <w:r w:rsidRPr="00674513">
        <w:rPr>
          <w:rFonts w:ascii="Times New Roman" w:eastAsia="Calibri" w:hAnsi="Times New Roman" w:cs="Times New Roman"/>
          <w:sz w:val="28"/>
          <w:szCs w:val="28"/>
          <w:lang w:val="en-US"/>
        </w:rPr>
        <w:t xml:space="preserve">Xorijiy tadqiqotchilar ham Buxoro va Naqshbandiya tariqatini </w:t>
      </w:r>
      <w:r w:rsidR="006D26F3">
        <w:rPr>
          <w:rFonts w:ascii="Times New Roman" w:eastAsia="Calibri" w:hAnsi="Times New Roman" w:cs="Times New Roman"/>
          <w:sz w:val="28"/>
          <w:szCs w:val="28"/>
          <w:lang w:val="en-US"/>
        </w:rPr>
        <w:t>o‘</w:t>
      </w:r>
      <w:r w:rsidRPr="00674513">
        <w:rPr>
          <w:rFonts w:ascii="Times New Roman" w:eastAsia="Calibri" w:hAnsi="Times New Roman" w:cs="Times New Roman"/>
          <w:sz w:val="28"/>
          <w:szCs w:val="28"/>
          <w:lang w:val="en-US"/>
        </w:rPr>
        <w:t>rganishga qiziqish bildirgan. Hamid Algar tasavvuf tarixi va Naqshbandiya b</w:t>
      </w:r>
      <w:r w:rsidR="006D26F3">
        <w:rPr>
          <w:rFonts w:ascii="Times New Roman" w:eastAsia="Calibri" w:hAnsi="Times New Roman" w:cs="Times New Roman"/>
          <w:sz w:val="28"/>
          <w:szCs w:val="28"/>
          <w:lang w:val="en-US"/>
        </w:rPr>
        <w:t>o‘</w:t>
      </w:r>
      <w:r w:rsidRPr="00674513">
        <w:rPr>
          <w:rFonts w:ascii="Times New Roman" w:eastAsia="Calibri" w:hAnsi="Times New Roman" w:cs="Times New Roman"/>
          <w:sz w:val="28"/>
          <w:szCs w:val="28"/>
          <w:lang w:val="en-US"/>
        </w:rPr>
        <w:t xml:space="preserve">yicha fundamental tadqiqotlar olib borgan; Annemarie Schimmel musulmon ma'naviyati va tasavvuf adabiyotini keng qamrovda </w:t>
      </w:r>
      <w:r w:rsidR="006D26F3">
        <w:rPr>
          <w:rFonts w:ascii="Times New Roman" w:eastAsia="Calibri" w:hAnsi="Times New Roman" w:cs="Times New Roman"/>
          <w:sz w:val="28"/>
          <w:szCs w:val="28"/>
          <w:lang w:val="en-US"/>
        </w:rPr>
        <w:t>o‘</w:t>
      </w:r>
      <w:r w:rsidRPr="00674513">
        <w:rPr>
          <w:rFonts w:ascii="Times New Roman" w:eastAsia="Calibri" w:hAnsi="Times New Roman" w:cs="Times New Roman"/>
          <w:sz w:val="28"/>
          <w:szCs w:val="28"/>
          <w:lang w:val="en-US"/>
        </w:rPr>
        <w:t>rgangan; Jürgen Paul esa Markaziy Osiyo tasavvufi va tariqatlar tarixini tahlil qilgan. Bu xorijiy olimlarning ishlari Buxoro ziyoratgohlarining xalqaro ilmiy hamjamiyat tomonidan e'tirof etilishi hamda xorijlik ziyoratchilarning ushbu maskanlarga qiziqishi ortishiga zamin yaratgan.</w:t>
      </w:r>
      <w:r w:rsidR="00184075">
        <w:rPr>
          <w:rFonts w:ascii="Times New Roman" w:eastAsia="Calibri" w:hAnsi="Times New Roman" w:cs="Times New Roman"/>
          <w:sz w:val="28"/>
          <w:szCs w:val="28"/>
          <w:lang w:val="en-US"/>
        </w:rPr>
        <w:t xml:space="preserve"> </w:t>
      </w:r>
    </w:p>
    <w:p w:rsidR="00184075" w:rsidRPr="00184075" w:rsidRDefault="004654A5" w:rsidP="00184075">
      <w:pPr>
        <w:tabs>
          <w:tab w:val="left" w:pos="0"/>
        </w:tabs>
        <w:ind w:right="142" w:firstLine="709"/>
        <w:rPr>
          <w:rFonts w:ascii="Times New Roman" w:hAnsi="Times New Roman" w:cs="Times New Roman"/>
          <w:sz w:val="28"/>
          <w:szCs w:val="28"/>
          <w:lang w:val="en-US"/>
        </w:rPr>
      </w:pPr>
      <w:r w:rsidRPr="00674513">
        <w:rPr>
          <w:lang w:val="en-US"/>
        </w:rPr>
        <w:br w:type="page"/>
      </w:r>
      <w:r w:rsidR="0007509C">
        <w:rPr>
          <w:rFonts w:ascii="Times New Roman" w:hAnsi="Times New Roman" w:cs="Times New Roman"/>
          <w:sz w:val="28"/>
          <w:szCs w:val="28"/>
          <w:lang w:val="en-US"/>
        </w:rPr>
        <w:lastRenderedPageBreak/>
        <w:t>Buxorodagi “Yetti pir”</w:t>
      </w:r>
      <w:r w:rsidR="00184075" w:rsidRPr="00184075">
        <w:rPr>
          <w:rFonts w:ascii="Times New Roman" w:hAnsi="Times New Roman" w:cs="Times New Roman"/>
          <w:sz w:val="28"/>
          <w:szCs w:val="28"/>
          <w:lang w:val="en-US"/>
        </w:rPr>
        <w:t xml:space="preserve"> ziyorat marshruti nazariy jihatdan alohida </w:t>
      </w:r>
      <w:r w:rsidR="006D26F3">
        <w:rPr>
          <w:rFonts w:ascii="Times New Roman" w:hAnsi="Times New Roman" w:cs="Times New Roman"/>
          <w:sz w:val="28"/>
          <w:szCs w:val="28"/>
          <w:lang w:val="en-US"/>
        </w:rPr>
        <w:t>o‘</w:t>
      </w:r>
      <w:r w:rsidR="00184075" w:rsidRPr="00184075">
        <w:rPr>
          <w:rFonts w:ascii="Times New Roman" w:hAnsi="Times New Roman" w:cs="Times New Roman"/>
          <w:sz w:val="28"/>
          <w:szCs w:val="28"/>
          <w:lang w:val="en-US"/>
        </w:rPr>
        <w:t xml:space="preserve">rganishni taqozo etadi. Ushbu marshrut Abduxoliq </w:t>
      </w:r>
      <w:r w:rsidR="006D26F3">
        <w:rPr>
          <w:rFonts w:ascii="Times New Roman" w:hAnsi="Times New Roman" w:cs="Times New Roman"/>
          <w:sz w:val="28"/>
          <w:szCs w:val="28"/>
          <w:lang w:val="en-US"/>
        </w:rPr>
        <w:t>G‘</w:t>
      </w:r>
      <w:r w:rsidR="00184075" w:rsidRPr="00184075">
        <w:rPr>
          <w:rFonts w:ascii="Times New Roman" w:hAnsi="Times New Roman" w:cs="Times New Roman"/>
          <w:sz w:val="28"/>
          <w:szCs w:val="28"/>
          <w:lang w:val="en-US"/>
        </w:rPr>
        <w:t>ijduvoniy, Orif Revgariy, Anjir Fa</w:t>
      </w:r>
      <w:r w:rsidR="006D26F3">
        <w:rPr>
          <w:rFonts w:ascii="Times New Roman" w:hAnsi="Times New Roman" w:cs="Times New Roman"/>
          <w:sz w:val="28"/>
          <w:szCs w:val="28"/>
          <w:lang w:val="en-US"/>
        </w:rPr>
        <w:t>g‘</w:t>
      </w:r>
      <w:r w:rsidR="00184075" w:rsidRPr="00184075">
        <w:rPr>
          <w:rFonts w:ascii="Times New Roman" w:hAnsi="Times New Roman" w:cs="Times New Roman"/>
          <w:sz w:val="28"/>
          <w:szCs w:val="28"/>
          <w:lang w:val="en-US"/>
        </w:rPr>
        <w:t>naviy, Ali Romitaniy, Boboyi Samosiy, Amir Kulol va Bahouddin Naqshbandning qadamjolarini birlashtirgan yagona tariqat ziyoratidir</w:t>
      </w:r>
      <w:r w:rsidR="008F6628">
        <w:rPr>
          <w:rStyle w:val="a6"/>
          <w:rFonts w:ascii="Times New Roman" w:hAnsi="Times New Roman" w:cs="Times New Roman"/>
          <w:sz w:val="28"/>
          <w:szCs w:val="28"/>
          <w:lang w:val="en-US"/>
        </w:rPr>
        <w:footnoteReference w:id="12"/>
      </w:r>
      <w:r w:rsidR="00184075" w:rsidRPr="00184075">
        <w:rPr>
          <w:rFonts w:ascii="Times New Roman" w:hAnsi="Times New Roman" w:cs="Times New Roman"/>
          <w:sz w:val="28"/>
          <w:szCs w:val="28"/>
          <w:lang w:val="en-US"/>
        </w:rPr>
        <w:t>. Nazariy turizmshunoslikda bunday bir-biriga bo</w:t>
      </w:r>
      <w:r w:rsidR="006D26F3">
        <w:rPr>
          <w:rFonts w:ascii="Times New Roman" w:hAnsi="Times New Roman" w:cs="Times New Roman"/>
          <w:sz w:val="28"/>
          <w:szCs w:val="28"/>
          <w:lang w:val="en-US"/>
        </w:rPr>
        <w:t>g‘</w:t>
      </w:r>
      <w:r w:rsidR="0007509C">
        <w:rPr>
          <w:rFonts w:ascii="Times New Roman" w:hAnsi="Times New Roman" w:cs="Times New Roman"/>
          <w:sz w:val="28"/>
          <w:szCs w:val="28"/>
          <w:lang w:val="en-US"/>
        </w:rPr>
        <w:t>liq ziyoratgohlar tizimi “ziyorat klasteri”</w:t>
      </w:r>
      <w:r w:rsidR="00184075" w:rsidRPr="00184075">
        <w:rPr>
          <w:rFonts w:ascii="Times New Roman" w:hAnsi="Times New Roman" w:cs="Times New Roman"/>
          <w:sz w:val="28"/>
          <w:szCs w:val="28"/>
          <w:lang w:val="en-US"/>
        </w:rPr>
        <w:t xml:space="preserve"> tushunchasi bilan tavsiflanadi. Klaster yondashuvi nafaqat ayrim ziyoratgohni, balki butun geografik hududni bir butun turistik mahsulot sifatida boshqarish imkonini beradi. Buxoro misolida bu yondashuv ayniqsa samarali, chunki «Yetti pir» tariqatining barcha qadamjohlari nisbatan yaqin masofada joylashgan va ularni bitta sayohat davomida ziyorat qilish mumkin.</w:t>
      </w:r>
    </w:p>
    <w:p w:rsidR="00184075" w:rsidRPr="00184075" w:rsidRDefault="00184075" w:rsidP="00184075">
      <w:pPr>
        <w:tabs>
          <w:tab w:val="left" w:pos="0"/>
        </w:tabs>
        <w:ind w:right="142" w:firstLine="709"/>
        <w:rPr>
          <w:rFonts w:ascii="Times New Roman" w:hAnsi="Times New Roman" w:cs="Times New Roman"/>
          <w:sz w:val="28"/>
          <w:szCs w:val="28"/>
          <w:lang w:val="en-US"/>
        </w:rPr>
      </w:pPr>
      <w:r w:rsidRPr="00184075">
        <w:rPr>
          <w:rFonts w:ascii="Times New Roman" w:hAnsi="Times New Roman" w:cs="Times New Roman"/>
          <w:sz w:val="28"/>
          <w:szCs w:val="28"/>
          <w:lang w:val="en-US"/>
        </w:rPr>
        <w:t xml:space="preserve">Ziyorat turizmining nazariy mohiyatini </w:t>
      </w:r>
      <w:r w:rsidR="0007509C">
        <w:rPr>
          <w:rFonts w:ascii="Times New Roman" w:hAnsi="Times New Roman" w:cs="Times New Roman"/>
          <w:sz w:val="28"/>
          <w:szCs w:val="28"/>
          <w:lang w:val="en-US"/>
        </w:rPr>
        <w:t>tushunishda “makon muqaddasligi”</w:t>
      </w:r>
      <w:r w:rsidRPr="00184075">
        <w:rPr>
          <w:rFonts w:ascii="Times New Roman" w:hAnsi="Times New Roman" w:cs="Times New Roman"/>
          <w:sz w:val="28"/>
          <w:szCs w:val="28"/>
          <w:lang w:val="en-US"/>
        </w:rPr>
        <w:t xml:space="preserve"> tushunchasi markaziy </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rin tutadi. Ijtimoiy-antropologik nuqtayi nazardan, muqaddas joy — bu odatiy geog</w:t>
      </w:r>
      <w:r w:rsidR="0007509C">
        <w:rPr>
          <w:rFonts w:ascii="Times New Roman" w:hAnsi="Times New Roman" w:cs="Times New Roman"/>
          <w:sz w:val="28"/>
          <w:szCs w:val="28"/>
          <w:lang w:val="en-US"/>
        </w:rPr>
        <w:t>rafik makondan farqlanuvchi, ma’</w:t>
      </w:r>
      <w:r w:rsidRPr="00184075">
        <w:rPr>
          <w:rFonts w:ascii="Times New Roman" w:hAnsi="Times New Roman" w:cs="Times New Roman"/>
          <w:sz w:val="28"/>
          <w:szCs w:val="28"/>
          <w:lang w:val="en-US"/>
        </w:rPr>
        <w:t>naviy kuch va ilohiy mavjudlik hissi uy</w:t>
      </w:r>
      <w:r w:rsidR="006D26F3">
        <w:rPr>
          <w:rFonts w:ascii="Times New Roman" w:hAnsi="Times New Roman" w:cs="Times New Roman"/>
          <w:sz w:val="28"/>
          <w:szCs w:val="28"/>
          <w:lang w:val="en-US"/>
        </w:rPr>
        <w:t>g‘</w:t>
      </w:r>
      <w:r w:rsidRPr="00184075">
        <w:rPr>
          <w:rFonts w:ascii="Times New Roman" w:hAnsi="Times New Roman" w:cs="Times New Roman"/>
          <w:sz w:val="28"/>
          <w:szCs w:val="28"/>
          <w:lang w:val="en-US"/>
        </w:rPr>
        <w:t xml:space="preserve">otadigan, inson uchun </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zgacha psixologik va ruhiy ta'sir k</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 xml:space="preserve">rsatadigan makondur. Buxoro hududidagi ziyoratgohlar asrlar davomida aynan ana shunday muqaddas maqomni saqlab kelgan. Bu maqomning saqlanishi faqat diniy e'tiqod bilan emas, balki davlat muhofazasi, ilmiy tadqiqotlar va avloddan avlodga </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tib kelayotgan o</w:t>
      </w:r>
      <w:r w:rsidR="006D26F3">
        <w:rPr>
          <w:rFonts w:ascii="Times New Roman" w:hAnsi="Times New Roman" w:cs="Times New Roman"/>
          <w:sz w:val="28"/>
          <w:szCs w:val="28"/>
          <w:lang w:val="en-US"/>
        </w:rPr>
        <w:t>g‘</w:t>
      </w:r>
      <w:r w:rsidRPr="00184075">
        <w:rPr>
          <w:rFonts w:ascii="Times New Roman" w:hAnsi="Times New Roman" w:cs="Times New Roman"/>
          <w:sz w:val="28"/>
          <w:szCs w:val="28"/>
          <w:lang w:val="en-US"/>
        </w:rPr>
        <w:t>zaki an'analar orqali ham ta'minlanmoqda.</w:t>
      </w:r>
    </w:p>
    <w:p w:rsidR="004654A5" w:rsidRPr="00184075" w:rsidRDefault="00184075" w:rsidP="00184075">
      <w:pPr>
        <w:tabs>
          <w:tab w:val="left" w:pos="0"/>
        </w:tabs>
        <w:ind w:right="142" w:firstLine="709"/>
        <w:rPr>
          <w:rFonts w:ascii="Times New Roman" w:eastAsia="Calibri" w:hAnsi="Times New Roman" w:cs="Times New Roman"/>
          <w:sz w:val="28"/>
          <w:szCs w:val="28"/>
          <w:lang w:val="en-US"/>
        </w:rPr>
      </w:pPr>
      <w:r w:rsidRPr="00184075">
        <w:rPr>
          <w:rFonts w:ascii="Times New Roman" w:hAnsi="Times New Roman" w:cs="Times New Roman"/>
          <w:sz w:val="28"/>
          <w:szCs w:val="28"/>
          <w:lang w:val="en-US"/>
        </w:rPr>
        <w:t xml:space="preserve">Xulosa </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rnida shuni ta'kidlash joizki, Buxoroda ziyorat turizmining nazariy asoslari k</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p qatlamli va k</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p manbali tuzilishga ega. Tarixiy q</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lyozmalardan tortib zamonaviy iqtisodiy tahlillargacha b</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lgan manbalar majmui Buxoroni islom sivilizatsiyasining ma'naviy markazi sifatida ulu</w:t>
      </w:r>
      <w:r w:rsidR="006D26F3">
        <w:rPr>
          <w:rFonts w:ascii="Times New Roman" w:hAnsi="Times New Roman" w:cs="Times New Roman"/>
          <w:sz w:val="28"/>
          <w:szCs w:val="28"/>
          <w:lang w:val="en-US"/>
        </w:rPr>
        <w:t>g‘</w:t>
      </w:r>
      <w:r w:rsidRPr="00184075">
        <w:rPr>
          <w:rFonts w:ascii="Times New Roman" w:hAnsi="Times New Roman" w:cs="Times New Roman"/>
          <w:sz w:val="28"/>
          <w:szCs w:val="28"/>
          <w:lang w:val="en-US"/>
        </w:rPr>
        <w:t xml:space="preserve">lash bilan birga, uni zamonaviy xalqaro ziyorat turizmining yirik markaziga aylantirish uchun mustahkam ilmiy zamin yaratadi. Ushbu zamindan samarali foydalanish, manbalar </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rtasidagi bo</w:t>
      </w:r>
      <w:r w:rsidR="006D26F3">
        <w:rPr>
          <w:rFonts w:ascii="Times New Roman" w:hAnsi="Times New Roman" w:cs="Times New Roman"/>
          <w:sz w:val="28"/>
          <w:szCs w:val="28"/>
          <w:lang w:val="en-US"/>
        </w:rPr>
        <w:t>g‘</w:t>
      </w:r>
      <w:r w:rsidRPr="00184075">
        <w:rPr>
          <w:rFonts w:ascii="Times New Roman" w:hAnsi="Times New Roman" w:cs="Times New Roman"/>
          <w:sz w:val="28"/>
          <w:szCs w:val="28"/>
          <w:lang w:val="en-US"/>
        </w:rPr>
        <w:t>liqlikni kuchaytirish va nazariy bilimlarni amaliy turizm siyosatiga tatbiq etish Buxoro ziyorat turizmining yanada ravnaq topishi y</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lida hal qiluvchi omil b</w:t>
      </w:r>
      <w:r w:rsidR="006D26F3">
        <w:rPr>
          <w:rFonts w:ascii="Times New Roman" w:hAnsi="Times New Roman" w:cs="Times New Roman"/>
          <w:sz w:val="28"/>
          <w:szCs w:val="28"/>
          <w:lang w:val="en-US"/>
        </w:rPr>
        <w:t>o‘</w:t>
      </w:r>
      <w:r w:rsidRPr="00184075">
        <w:rPr>
          <w:rFonts w:ascii="Times New Roman" w:hAnsi="Times New Roman" w:cs="Times New Roman"/>
          <w:sz w:val="28"/>
          <w:szCs w:val="28"/>
          <w:lang w:val="en-US"/>
        </w:rPr>
        <w:t>lib qoladi.</w:t>
      </w:r>
    </w:p>
    <w:p w:rsidR="0007509C" w:rsidRDefault="0007509C">
      <w:pPr>
        <w:rPr>
          <w:rFonts w:ascii="Times New Roman" w:eastAsia="Calibri" w:hAnsi="Times New Roman" w:cs="Times New Roman"/>
          <w:b/>
          <w:sz w:val="28"/>
          <w:szCs w:val="28"/>
          <w:lang w:val="en-US"/>
        </w:rPr>
      </w:pPr>
      <w:r>
        <w:rPr>
          <w:rFonts w:ascii="Times New Roman" w:eastAsia="Calibri" w:hAnsi="Times New Roman" w:cs="Times New Roman"/>
          <w:b/>
          <w:sz w:val="28"/>
          <w:szCs w:val="28"/>
          <w:lang w:val="en-US"/>
        </w:rPr>
        <w:lastRenderedPageBreak/>
        <w:br w:type="page"/>
      </w:r>
    </w:p>
    <w:p w:rsidR="004654A5" w:rsidRPr="004654A5" w:rsidRDefault="00D768AE" w:rsidP="00E77A06">
      <w:pPr>
        <w:tabs>
          <w:tab w:val="left" w:pos="0"/>
        </w:tabs>
        <w:spacing w:after="240"/>
        <w:ind w:right="142" w:firstLine="709"/>
        <w:jc w:val="center"/>
        <w:rPr>
          <w:rFonts w:ascii="Times New Roman" w:eastAsia="Calibri" w:hAnsi="Times New Roman" w:cs="Times New Roman"/>
          <w:sz w:val="28"/>
          <w:szCs w:val="28"/>
          <w:lang w:val="en-US"/>
        </w:rPr>
      </w:pPr>
      <w:r w:rsidRPr="004654A5">
        <w:rPr>
          <w:rFonts w:ascii="Times New Roman" w:eastAsia="Calibri" w:hAnsi="Times New Roman" w:cs="Times New Roman"/>
          <w:b/>
          <w:sz w:val="28"/>
          <w:szCs w:val="28"/>
          <w:lang w:val="en-US"/>
        </w:rPr>
        <w:lastRenderedPageBreak/>
        <w:t>II BOB</w:t>
      </w:r>
      <w:r w:rsidRPr="004654A5">
        <w:rPr>
          <w:rFonts w:ascii="Times New Roman" w:eastAsia="Calibri" w:hAnsi="Times New Roman" w:cs="Times New Roman"/>
          <w:sz w:val="28"/>
          <w:szCs w:val="28"/>
          <w:lang w:val="en-US"/>
        </w:rPr>
        <w:t xml:space="preserve">. </w:t>
      </w:r>
      <w:r w:rsidRPr="004654A5">
        <w:rPr>
          <w:rFonts w:ascii="Times New Roman" w:eastAsia="Calibri" w:hAnsi="Times New Roman" w:cs="Times New Roman"/>
          <w:b/>
          <w:sz w:val="28"/>
          <w:szCs w:val="28"/>
          <w:lang w:val="en-US"/>
        </w:rPr>
        <w:t>2020-2025-YILLARDA</w:t>
      </w:r>
      <w:r w:rsidRPr="004654A5">
        <w:rPr>
          <w:rFonts w:ascii="Times New Roman" w:eastAsia="Calibri" w:hAnsi="Times New Roman" w:cs="Times New Roman"/>
          <w:sz w:val="28"/>
          <w:szCs w:val="28"/>
          <w:lang w:val="en-US"/>
        </w:rPr>
        <w:t xml:space="preserve"> </w:t>
      </w:r>
      <w:r w:rsidRPr="004654A5">
        <w:rPr>
          <w:rFonts w:ascii="Times New Roman" w:eastAsia="Calibri" w:hAnsi="Times New Roman" w:cs="Times New Roman"/>
          <w:b/>
          <w:sz w:val="28"/>
          <w:szCs w:val="28"/>
          <w:lang w:val="en-US"/>
        </w:rPr>
        <w:t>BUXORODA ZIYORAT TURIZMINI RIVOJLANTIRISH BOSQICHLARI  VA ZAMONAVIYLIK</w:t>
      </w:r>
    </w:p>
    <w:p w:rsidR="00E77A06" w:rsidRDefault="004654A5" w:rsidP="00E77A06">
      <w:pPr>
        <w:tabs>
          <w:tab w:val="left" w:pos="0"/>
        </w:tabs>
        <w:spacing w:after="240"/>
        <w:ind w:right="142" w:firstLine="709"/>
        <w:jc w:val="center"/>
        <w:rPr>
          <w:rFonts w:ascii="Times New Roman" w:eastAsia="Calibri" w:hAnsi="Times New Roman" w:cs="Times New Roman"/>
          <w:b/>
          <w:sz w:val="28"/>
          <w:szCs w:val="28"/>
          <w:lang w:val="en-US"/>
        </w:rPr>
      </w:pPr>
      <w:r w:rsidRPr="004654A5">
        <w:rPr>
          <w:rFonts w:ascii="Times New Roman" w:eastAsia="Calibri" w:hAnsi="Times New Roman" w:cs="Times New Roman"/>
          <w:b/>
          <w:sz w:val="28"/>
          <w:szCs w:val="28"/>
          <w:lang w:val="en-US"/>
        </w:rPr>
        <w:t>2.1.</w:t>
      </w:r>
      <w:r w:rsidRPr="004654A5">
        <w:rPr>
          <w:rFonts w:ascii="Times New Roman" w:eastAsia="Calibri" w:hAnsi="Times New Roman" w:cs="Times New Roman"/>
          <w:b/>
          <w:sz w:val="28"/>
          <w:szCs w:val="28"/>
          <w:lang w:val="en-US"/>
        </w:rPr>
        <w:tab/>
        <w:t>2000-2025-yillarda ziyorat turizmni tiklash jarayonlari, infratuzilmasi</w:t>
      </w:r>
    </w:p>
    <w:p w:rsidR="004654A5" w:rsidRPr="00E77A06" w:rsidRDefault="004654A5" w:rsidP="00E77A06">
      <w:pPr>
        <w:tabs>
          <w:tab w:val="left" w:pos="0"/>
        </w:tabs>
        <w:ind w:right="142" w:firstLine="709"/>
        <w:rPr>
          <w:rFonts w:ascii="Times New Roman" w:eastAsia="Calibri" w:hAnsi="Times New Roman" w:cs="Times New Roman"/>
          <w:b/>
          <w:sz w:val="28"/>
          <w:szCs w:val="28"/>
          <w:lang w:val="en-US"/>
        </w:rPr>
      </w:pPr>
      <w:r w:rsidRPr="004654A5">
        <w:rPr>
          <w:rFonts w:ascii="Times New Roman" w:eastAsia="Times New Roman" w:hAnsi="Times New Roman" w:cs="Times New Roman"/>
          <w:sz w:val="28"/>
          <w:szCs w:val="28"/>
          <w:lang w:val="en-US" w:eastAsia="ru-RU"/>
        </w:rPr>
        <w:t xml:space="preserve">2000–2025-yillarda Buxoroda ziyorat turizmini tiklash va rivojlantirish jarayoni </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zbekistonda turizm siyosatining muhim y</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nalishlaridan biri b</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ldi. Ayniqsa, tarixiy-madaniy merosni asrash, ziyoratgohlarni ta’mirlash va zamonaviy infratuzilmani yaratish orqali Buxoro xalqaro ziyorat markaziga aylantirildi.</w:t>
      </w:r>
    </w:p>
    <w:p w:rsidR="004654A5" w:rsidRPr="004654A5" w:rsidRDefault="00C239E9" w:rsidP="00F45937">
      <w:pPr>
        <w:tabs>
          <w:tab w:val="left" w:pos="0"/>
        </w:tabs>
        <w:ind w:right="142" w:firstLine="709"/>
        <w:rPr>
          <w:rFonts w:ascii="Times New Roman" w:eastAsia="Calibri" w:hAnsi="Times New Roman" w:cs="Times New Roman"/>
          <w:sz w:val="28"/>
          <w:szCs w:val="28"/>
          <w:lang w:val="en-US"/>
        </w:rPr>
      </w:pPr>
      <w:r>
        <w:rPr>
          <w:rFonts w:ascii="Times New Roman" w:eastAsia="Times New Roman" w:hAnsi="Times New Roman" w:cs="Times New Roman"/>
          <w:sz w:val="28"/>
          <w:szCs w:val="28"/>
          <w:lang w:val="en-US" w:eastAsia="ru-RU"/>
        </w:rPr>
        <w:t>2000-</w:t>
      </w:r>
      <w:r w:rsidR="004654A5" w:rsidRPr="004654A5">
        <w:rPr>
          <w:rFonts w:ascii="Times New Roman" w:eastAsia="Times New Roman" w:hAnsi="Times New Roman" w:cs="Times New Roman"/>
          <w:sz w:val="28"/>
          <w:szCs w:val="28"/>
          <w:lang w:val="en-US" w:eastAsia="ru-RU"/>
        </w:rPr>
        <w:t>2010 - yillarda ziyorat turizmini tiklash bosqichi. Mustaqillikning dastlabki yillarida Buxorodagi juda k</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plab tarixiy obidalar va ziyorat maskanlari ta’mirtalab holatga kelib qolgan edi. 2000-yillardan boshlab davlat tomonidan tarixiy obidalarni restavratsiya qilish, diniy-ma’rifiy merosni tiklash, xalqaro sayyohlarni jalb qilish, hamda milliy hunarmandchilik va xizmat k</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 xml:space="preserve">rsatishni rivojlantirish maqsadida ishlar boshlandi. Bu davrda Bahouddin Naqshband majmuasi, Chor Bakr majmuasi, Abdulxoliq </w:t>
      </w:r>
      <w:r w:rsidR="006D26F3">
        <w:rPr>
          <w:rFonts w:ascii="Times New Roman" w:eastAsia="Times New Roman" w:hAnsi="Times New Roman" w:cs="Times New Roman"/>
          <w:sz w:val="28"/>
          <w:szCs w:val="28"/>
          <w:lang w:val="en-US" w:eastAsia="ru-RU"/>
        </w:rPr>
        <w:t>G‘</w:t>
      </w:r>
      <w:r w:rsidR="004654A5" w:rsidRPr="004654A5">
        <w:rPr>
          <w:rFonts w:ascii="Times New Roman" w:eastAsia="Times New Roman" w:hAnsi="Times New Roman" w:cs="Times New Roman"/>
          <w:sz w:val="28"/>
          <w:szCs w:val="28"/>
          <w:lang w:val="en-US" w:eastAsia="ru-RU"/>
        </w:rPr>
        <w:t>ijduvoniy maqbarasi kabi ziyoratgohlar qayta ta’mirlashga kirishildi va obodonlashtirildi. Shuningdek, ziyoratchilar uchun ekskursiya xizmatlari, milliy suvenir d</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 xml:space="preserve">konlari va mahalliy gidlar faoliyati rivojlana boshladi. </w:t>
      </w:r>
      <w:r w:rsidR="004654A5" w:rsidRPr="004654A5">
        <w:rPr>
          <w:rFonts w:ascii="Times New Roman" w:eastAsia="Calibri" w:hAnsi="Times New Roman" w:cs="Times New Roman"/>
          <w:sz w:val="28"/>
          <w:szCs w:val="28"/>
          <w:lang w:val="en-US"/>
        </w:rPr>
        <w:t>Buxoroning ziyorat markazi sifatidagi mavqeini belgilovchi asosiy omillardan biri — Yetti pir majmuasi hisoblanadi. Ushbu ziyorat y</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nalishi tasavvufning Naqshbandiya tariqati bilan bo</w:t>
      </w:r>
      <w:r w:rsidR="006D26F3">
        <w:rPr>
          <w:rFonts w:ascii="Times New Roman" w:eastAsia="Calibri" w:hAnsi="Times New Roman" w:cs="Times New Roman"/>
          <w:sz w:val="28"/>
          <w:szCs w:val="28"/>
          <w:lang w:val="en-US"/>
        </w:rPr>
        <w:t>g‘</w:t>
      </w:r>
      <w:r w:rsidR="004654A5" w:rsidRPr="004654A5">
        <w:rPr>
          <w:rFonts w:ascii="Times New Roman" w:eastAsia="Calibri" w:hAnsi="Times New Roman" w:cs="Times New Roman"/>
          <w:sz w:val="28"/>
          <w:szCs w:val="28"/>
          <w:lang w:val="en-US"/>
        </w:rPr>
        <w:t xml:space="preserve">liq yetti mashhur avliyo qadamjolarini </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 xml:space="preserve">z ichiga oladi. Ziyoratchilar odatda bu maskanlarni ketma-ket ziyorat qilib, diniy-ma’naviy sayohatni amalga oshiradilar. </w:t>
      </w:r>
    </w:p>
    <w:p w:rsidR="004654A5" w:rsidRPr="004654A5" w:rsidRDefault="004654A5" w:rsidP="00F45937">
      <w:pPr>
        <w:tabs>
          <w:tab w:val="left" w:pos="0"/>
        </w:tabs>
        <w:ind w:right="142" w:firstLine="709"/>
        <w:rPr>
          <w:rFonts w:ascii="Times New Roman" w:eastAsia="Calibri" w:hAnsi="Times New Roman" w:cs="Times New Roman"/>
          <w:sz w:val="28"/>
          <w:szCs w:val="28"/>
          <w:lang w:val="en-US"/>
        </w:rPr>
      </w:pPr>
      <w:r w:rsidRPr="004654A5">
        <w:rPr>
          <w:rFonts w:ascii="Times New Roman" w:eastAsia="Calibri" w:hAnsi="Times New Roman" w:cs="Times New Roman"/>
          <w:sz w:val="28"/>
          <w:szCs w:val="28"/>
          <w:lang w:val="en-US"/>
        </w:rPr>
        <w:t>Bahouddin Naqshband majmuasi Buxoroning eng mashhur ziyorat markazlaridan biri b</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lib, bu yerda naqshbandiya tariqatining asoschisi Bahouddin Naqshband dafn etilgan va majmua asrlar davomida musulmonlar uchun muhim ziyorat joyiga aylangan. Majmua tarkibida maqbara, masjidlar, xonaqoh singari tarixiy inshootlar mavjud b</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lib, u hanuzgacha faol ziyorat maskani sifatida ahamiyatini saqlab kelmoqda.</w:t>
      </w:r>
    </w:p>
    <w:p w:rsidR="004654A5" w:rsidRPr="004654A5" w:rsidRDefault="006D26F3" w:rsidP="00F45937">
      <w:pPr>
        <w:tabs>
          <w:tab w:val="left" w:pos="0"/>
        </w:tabs>
        <w:ind w:right="142" w:firstLine="709"/>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O‘</w:t>
      </w:r>
      <w:r w:rsidR="004654A5" w:rsidRPr="004654A5">
        <w:rPr>
          <w:rFonts w:ascii="Times New Roman" w:eastAsia="Times New Roman" w:hAnsi="Times New Roman" w:cs="Times New Roman"/>
          <w:sz w:val="28"/>
          <w:szCs w:val="28"/>
          <w:lang w:val="en-US" w:eastAsia="ru-RU"/>
        </w:rPr>
        <w:t>zbekiston Respublikasi Prezidentining farmonlari bilan ziyorat turizmi davlat siyosati darajasiga k</w:t>
      </w:r>
      <w:r>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tarilib, qator musulmon va Osiyo davlatlari uchun viza tartiblari bekor qilindi yoki soddalashtirildi.  2019-yil fevral oyida Buxoro shahrida ilk bor xalqaro </w:t>
      </w:r>
      <w:r w:rsidR="004654A5" w:rsidRPr="00887778">
        <w:rPr>
          <w:rFonts w:ascii="Times New Roman" w:eastAsia="Times New Roman" w:hAnsi="Times New Roman" w:cs="Times New Roman"/>
          <w:sz w:val="28"/>
          <w:szCs w:val="28"/>
          <w:lang w:val="en-US" w:eastAsia="ru-RU"/>
        </w:rPr>
        <w:t>“</w:t>
      </w:r>
      <w:r w:rsidR="004654A5" w:rsidRPr="00887778">
        <w:rPr>
          <w:rFonts w:ascii="Times New Roman" w:eastAsia="Times New Roman" w:hAnsi="Times New Roman" w:cs="Times New Roman"/>
          <w:bCs/>
          <w:sz w:val="28"/>
          <w:szCs w:val="28"/>
          <w:lang w:val="en-US" w:eastAsia="ru-RU"/>
        </w:rPr>
        <w:t>Ziyorat turizmi” forumi</w:t>
      </w:r>
      <w:r w:rsidR="004654A5" w:rsidRPr="004654A5">
        <w:rPr>
          <w:rFonts w:ascii="Times New Roman" w:eastAsia="Times New Roman" w:hAnsi="Times New Roman" w:cs="Times New Roman"/>
          <w:sz w:val="28"/>
          <w:szCs w:val="28"/>
          <w:lang w:val="en-US" w:eastAsia="ru-RU"/>
        </w:rPr>
        <w:t> </w:t>
      </w:r>
      <w:r>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tkazildi. Bu tadbirga 34 davlatdan 130 dan ortiq din ulamolari va xalq</w:t>
      </w:r>
      <w:r w:rsidR="00C239E9">
        <w:rPr>
          <w:rFonts w:ascii="Times New Roman" w:eastAsia="Times New Roman" w:hAnsi="Times New Roman" w:cs="Times New Roman"/>
          <w:sz w:val="28"/>
          <w:szCs w:val="28"/>
          <w:lang w:val="en-US" w:eastAsia="ru-RU"/>
        </w:rPr>
        <w:t xml:space="preserve">aro ekspertlar tashrif buyurdi. </w:t>
      </w:r>
      <w:r w:rsidR="004654A5" w:rsidRPr="004654A5">
        <w:rPr>
          <w:rFonts w:ascii="Times New Roman" w:eastAsia="Times New Roman" w:hAnsi="Times New Roman" w:cs="Times New Roman"/>
          <w:sz w:val="28"/>
          <w:szCs w:val="28"/>
          <w:lang w:val="en-US" w:eastAsia="ru-RU"/>
        </w:rPr>
        <w:t xml:space="preserve">“Yetti Pir” (Abduxoliq </w:t>
      </w:r>
      <w:r>
        <w:rPr>
          <w:rFonts w:ascii="Times New Roman" w:eastAsia="Times New Roman" w:hAnsi="Times New Roman" w:cs="Times New Roman"/>
          <w:sz w:val="28"/>
          <w:szCs w:val="28"/>
          <w:lang w:val="en-US" w:eastAsia="ru-RU"/>
        </w:rPr>
        <w:t>G‘</w:t>
      </w:r>
      <w:r w:rsidR="004654A5" w:rsidRPr="004654A5">
        <w:rPr>
          <w:rFonts w:ascii="Times New Roman" w:eastAsia="Times New Roman" w:hAnsi="Times New Roman" w:cs="Times New Roman"/>
          <w:sz w:val="28"/>
          <w:szCs w:val="28"/>
          <w:lang w:val="en-US" w:eastAsia="ru-RU"/>
        </w:rPr>
        <w:t xml:space="preserve">ijduvoniy, Bahouddin Naqshband kabi avliyolar) konsepsiyasi ishlab chiqilib, ularning qadamjolarini birlashtiruvchi yagona ziyorat marshruti yaratildi. </w:t>
      </w:r>
    </w:p>
    <w:p w:rsidR="006A5EC8" w:rsidRDefault="004654A5" w:rsidP="00F45937">
      <w:pPr>
        <w:tabs>
          <w:tab w:val="left" w:pos="0"/>
        </w:tabs>
        <w:ind w:right="142" w:firstLine="709"/>
        <w:rPr>
          <w:rFonts w:ascii="Times New Roman" w:eastAsia="Times New Roman" w:hAnsi="Times New Roman" w:cs="Times New Roman"/>
          <w:iCs/>
          <w:sz w:val="28"/>
          <w:szCs w:val="28"/>
          <w:lang w:val="en-US"/>
        </w:rPr>
      </w:pPr>
      <w:r w:rsidRPr="004654A5">
        <w:rPr>
          <w:rFonts w:ascii="Times New Roman" w:eastAsia="Times New Roman" w:hAnsi="Times New Roman" w:cs="Times New Roman"/>
          <w:iCs/>
          <w:sz w:val="28"/>
          <w:szCs w:val="28"/>
          <w:lang w:val="en-US"/>
        </w:rPr>
        <w:t xml:space="preserve">Buxoroning turizm infratuzilmasidagi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 xml:space="preserve">ziga xos xususiyatlardan biri shunda ediki, yirik yulduzli mehmonxonalar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rniga eski shahar qismida joylashgan qadimiy yahudiy va tojik savdogarlarining uylari (hovlilari) xususiy</w:t>
      </w:r>
      <w:r w:rsidR="00C239E9">
        <w:rPr>
          <w:rFonts w:ascii="Times New Roman" w:eastAsia="Times New Roman" w:hAnsi="Times New Roman" w:cs="Times New Roman"/>
          <w:iCs/>
          <w:sz w:val="28"/>
          <w:szCs w:val="28"/>
          <w:lang w:val="en-US"/>
        </w:rPr>
        <w:t xml:space="preserve"> tadbirkorlar tomonidan kichik “boutique”</w:t>
      </w:r>
      <w:r w:rsidRPr="004654A5">
        <w:rPr>
          <w:rFonts w:ascii="Times New Roman" w:eastAsia="Times New Roman" w:hAnsi="Times New Roman" w:cs="Times New Roman"/>
          <w:iCs/>
          <w:sz w:val="28"/>
          <w:szCs w:val="28"/>
          <w:lang w:val="en-US"/>
        </w:rPr>
        <w:t xml:space="preserve"> (butik) mehmonxonalarga aylantirila boshlandi. Bu xorijliklar uchun juda qiziqarli (autentik) muhitni taqdim etsa-da, ularning si</w:t>
      </w:r>
      <w:r w:rsidR="006D26F3">
        <w:rPr>
          <w:rFonts w:ascii="Times New Roman" w:eastAsia="Times New Roman" w:hAnsi="Times New Roman" w:cs="Times New Roman"/>
          <w:iCs/>
          <w:sz w:val="28"/>
          <w:szCs w:val="28"/>
          <w:lang w:val="en-US"/>
        </w:rPr>
        <w:t>g‘</w:t>
      </w:r>
      <w:r w:rsidRPr="004654A5">
        <w:rPr>
          <w:rFonts w:ascii="Times New Roman" w:eastAsia="Times New Roman" w:hAnsi="Times New Roman" w:cs="Times New Roman"/>
          <w:iCs/>
          <w:sz w:val="28"/>
          <w:szCs w:val="28"/>
          <w:lang w:val="en-US"/>
        </w:rPr>
        <w:t xml:space="preserve">imi kichik (10-20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rinli)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lganligi sababli yirik ziyoratchilar guruhlarini qabul qilish i</w:t>
      </w:r>
      <w:r w:rsidR="00C239E9">
        <w:rPr>
          <w:rFonts w:ascii="Times New Roman" w:eastAsia="Times New Roman" w:hAnsi="Times New Roman" w:cs="Times New Roman"/>
          <w:iCs/>
          <w:sz w:val="28"/>
          <w:szCs w:val="28"/>
          <w:lang w:val="en-US"/>
        </w:rPr>
        <w:t>mkonini bermas edi. Qolaversa, “Yetti pir”</w:t>
      </w:r>
      <w:r w:rsidRPr="004654A5">
        <w:rPr>
          <w:rFonts w:ascii="Times New Roman" w:eastAsia="Times New Roman" w:hAnsi="Times New Roman" w:cs="Times New Roman"/>
          <w:iCs/>
          <w:sz w:val="28"/>
          <w:szCs w:val="28"/>
          <w:lang w:val="en-US"/>
        </w:rPr>
        <w:t xml:space="preserve"> ziyoratgohlari viloyatning turli tumanlarida, xususan, Shofirkon, Vobkent, Romitan va </w:t>
      </w:r>
      <w:r w:rsidR="006D26F3">
        <w:rPr>
          <w:rFonts w:ascii="Times New Roman" w:eastAsia="Times New Roman" w:hAnsi="Times New Roman" w:cs="Times New Roman"/>
          <w:iCs/>
          <w:sz w:val="28"/>
          <w:szCs w:val="28"/>
          <w:lang w:val="en-US"/>
        </w:rPr>
        <w:t>G‘</w:t>
      </w:r>
      <w:r w:rsidRPr="004654A5">
        <w:rPr>
          <w:rFonts w:ascii="Times New Roman" w:eastAsia="Times New Roman" w:hAnsi="Times New Roman" w:cs="Times New Roman"/>
          <w:iCs/>
          <w:sz w:val="28"/>
          <w:szCs w:val="28"/>
          <w:lang w:val="en-US"/>
        </w:rPr>
        <w:t>ijduvonda joylashgan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lib, ular orasidagi logistik bo</w:t>
      </w:r>
      <w:r w:rsidR="006D26F3">
        <w:rPr>
          <w:rFonts w:ascii="Times New Roman" w:eastAsia="Times New Roman" w:hAnsi="Times New Roman" w:cs="Times New Roman"/>
          <w:iCs/>
          <w:sz w:val="28"/>
          <w:szCs w:val="28"/>
          <w:lang w:val="en-US"/>
        </w:rPr>
        <w:t>g‘</w:t>
      </w:r>
      <w:r w:rsidRPr="004654A5">
        <w:rPr>
          <w:rFonts w:ascii="Times New Roman" w:eastAsia="Times New Roman" w:hAnsi="Times New Roman" w:cs="Times New Roman"/>
          <w:iCs/>
          <w:sz w:val="28"/>
          <w:szCs w:val="28"/>
          <w:lang w:val="en-US"/>
        </w:rPr>
        <w:t>liqlik qoniqarsiz holatda edi. Y</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llarning ta'mirtalabligi, xalqaro standartlarga javob beradigan zamonaviy avtobuslarning yetishmasligi, y</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yi infratuzilmasi, jumladan, toza tahoratxonalar va namozxonalarning mutlaqo y</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qligi Islom olamidan sayyohlarni ommaviy jalb qilishni imkonsiz qilib q</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 xml:space="preserve">ygan edi. Vaziyatni ijobiy tomonga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zgartirish, turoperatorlar faoliyatini ra</w:t>
      </w:r>
      <w:r w:rsidR="006D26F3">
        <w:rPr>
          <w:rFonts w:ascii="Times New Roman" w:eastAsia="Times New Roman" w:hAnsi="Times New Roman" w:cs="Times New Roman"/>
          <w:iCs/>
          <w:sz w:val="28"/>
          <w:szCs w:val="28"/>
          <w:lang w:val="en-US"/>
        </w:rPr>
        <w:t>g‘</w:t>
      </w:r>
      <w:r w:rsidRPr="004654A5">
        <w:rPr>
          <w:rFonts w:ascii="Times New Roman" w:eastAsia="Times New Roman" w:hAnsi="Times New Roman" w:cs="Times New Roman"/>
          <w:iCs/>
          <w:sz w:val="28"/>
          <w:szCs w:val="28"/>
          <w:lang w:val="en-US"/>
        </w:rPr>
        <w:t xml:space="preserve">batlantirish va investitsion jozibadorlikni oshirish maqsadida hukumat tomonidan dastlabki maqsadli qadamlar 2013-2014-yillarda tashlandi. </w:t>
      </w:r>
    </w:p>
    <w:p w:rsidR="006A5EC8" w:rsidRDefault="006A5EC8" w:rsidP="00F45937">
      <w:pPr>
        <w:tabs>
          <w:tab w:val="left" w:pos="0"/>
        </w:tabs>
        <w:ind w:right="142" w:firstLine="709"/>
        <w:rPr>
          <w:rFonts w:ascii="Times New Roman" w:eastAsia="Times New Roman" w:hAnsi="Times New Roman" w:cs="Times New Roman"/>
          <w:sz w:val="28"/>
          <w:szCs w:val="28"/>
          <w:lang w:val="en-US"/>
        </w:rPr>
      </w:pPr>
      <w:r>
        <w:rPr>
          <w:rFonts w:ascii="Times New Roman" w:eastAsia="Times New Roman" w:hAnsi="Times New Roman" w:cs="Times New Roman"/>
          <w:iCs/>
          <w:sz w:val="28"/>
          <w:szCs w:val="28"/>
          <w:lang w:val="en-US"/>
        </w:rPr>
        <w:tab/>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zbekiston Respublikasi Vaz</w:t>
      </w:r>
      <w:r w:rsidR="00C239E9">
        <w:rPr>
          <w:rFonts w:ascii="Times New Roman" w:eastAsia="Times New Roman" w:hAnsi="Times New Roman" w:cs="Times New Roman"/>
          <w:iCs/>
          <w:sz w:val="28"/>
          <w:szCs w:val="28"/>
          <w:lang w:val="en-US"/>
        </w:rPr>
        <w:t>irlar Mahkamasining 2014-yil 13-</w:t>
      </w:r>
      <w:r w:rsidR="004654A5" w:rsidRPr="004654A5">
        <w:rPr>
          <w:rFonts w:ascii="Times New Roman" w:eastAsia="Times New Roman" w:hAnsi="Times New Roman" w:cs="Times New Roman"/>
          <w:iCs/>
          <w:sz w:val="28"/>
          <w:szCs w:val="28"/>
          <w:lang w:val="en-US"/>
        </w:rPr>
        <w:t>martdagi 60-sonli qarori Buxoro viloyatida turistik firmalar va turoperatorlar faoliyatini kengaytirishga katta turtki berdi. Agar 2013-yilda viloyatda 17 ta turistik firma faoliyat 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rsatgan b</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 xml:space="preserve">lsa, mazkur qaror ijrosi doirasida yaratilgan yengilliklar natijasida 2014-yilning </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zida ularning soni qariyb ikki barobarga oshib, 32 taga yetdi. Shuningdek, 2015-yilda bu 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 xml:space="preserve">rsatkich 35 taga (shundan bittasi qishloq joyida), 2016-yilda esa 38 </w:t>
      </w:r>
      <w:r w:rsidR="004654A5" w:rsidRPr="004654A5">
        <w:rPr>
          <w:rFonts w:ascii="Times New Roman" w:eastAsia="Times New Roman" w:hAnsi="Times New Roman" w:cs="Times New Roman"/>
          <w:iCs/>
          <w:sz w:val="28"/>
          <w:szCs w:val="28"/>
          <w:lang w:val="en-US"/>
        </w:rPr>
        <w:lastRenderedPageBreak/>
        <w:t>taga yetdi. Xuddi shu yillarda ziyorat turizmini rivojlantirishga qaratilgan bevosita infratuzilma loyihalari ham amalga oshirila boshlandi. 2013-yil Buxoro viloyati uchun muhim davr b</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ldi. Ziyoratchilarga qulaylik yarat</w:t>
      </w:r>
      <w:r w:rsidR="00B86A04">
        <w:rPr>
          <w:rFonts w:ascii="Times New Roman" w:eastAsia="Times New Roman" w:hAnsi="Times New Roman" w:cs="Times New Roman"/>
          <w:iCs/>
          <w:sz w:val="28"/>
          <w:szCs w:val="28"/>
          <w:lang w:val="en-US"/>
        </w:rPr>
        <w:t>ish maqsadida Kogon tumanidagi “Bahouddin Naqshband”</w:t>
      </w:r>
      <w:r w:rsidR="004654A5" w:rsidRPr="004654A5">
        <w:rPr>
          <w:rFonts w:ascii="Times New Roman" w:eastAsia="Times New Roman" w:hAnsi="Times New Roman" w:cs="Times New Roman"/>
          <w:iCs/>
          <w:sz w:val="28"/>
          <w:szCs w:val="28"/>
          <w:lang w:val="en-US"/>
        </w:rPr>
        <w:t xml:space="preserve"> majmuasi janubiy qismida maxsus 60 </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rinli mehmonxona barpo etilib, foydalanishga topshirildi. Bu bevosita ziyorat turizmi obyekti yonida joylashgan yirik joylashtirish vositasi sifatida birinchi va muhim qadam edi. Shuningdek, xuddi shu yili Qorak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 xml:space="preserve">l, Romitan va </w:t>
      </w:r>
      <w:r w:rsidR="006D26F3">
        <w:rPr>
          <w:rFonts w:ascii="Times New Roman" w:eastAsia="Times New Roman" w:hAnsi="Times New Roman" w:cs="Times New Roman"/>
          <w:iCs/>
          <w:sz w:val="28"/>
          <w:szCs w:val="28"/>
          <w:lang w:val="en-US"/>
        </w:rPr>
        <w:t>G‘</w:t>
      </w:r>
      <w:r w:rsidR="004654A5" w:rsidRPr="004654A5">
        <w:rPr>
          <w:rFonts w:ascii="Times New Roman" w:eastAsia="Times New Roman" w:hAnsi="Times New Roman" w:cs="Times New Roman"/>
          <w:iCs/>
          <w:sz w:val="28"/>
          <w:szCs w:val="28"/>
          <w:lang w:val="en-US"/>
        </w:rPr>
        <w:t>ijduvon tumanlarida ilk motel va kempinglar qurilib, ishga tushirildi.</w:t>
      </w:r>
      <w:r w:rsidR="004654A5" w:rsidRPr="004654A5">
        <w:rPr>
          <w:rFonts w:ascii="Times New Roman" w:eastAsia="Times New Roman" w:hAnsi="Times New Roman" w:cs="Times New Roman"/>
          <w:sz w:val="28"/>
          <w:szCs w:val="28"/>
          <w:lang w:val="en-US"/>
        </w:rPr>
        <w:t xml:space="preserve"> </w:t>
      </w:r>
    </w:p>
    <w:p w:rsidR="004654A5" w:rsidRPr="004654A5" w:rsidRDefault="006A5EC8" w:rsidP="00F45937">
      <w:pPr>
        <w:tabs>
          <w:tab w:val="left" w:pos="0"/>
        </w:tabs>
        <w:ind w:right="142"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004654A5" w:rsidRPr="004654A5">
        <w:rPr>
          <w:rFonts w:ascii="Times New Roman" w:eastAsia="Times New Roman" w:hAnsi="Times New Roman" w:cs="Times New Roman"/>
          <w:iCs/>
          <w:sz w:val="28"/>
          <w:szCs w:val="28"/>
          <w:lang w:val="en-US"/>
        </w:rPr>
        <w:t>Xizmat 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 xml:space="preserve">rsatish sohasini diversifikatsiya qilish, sayyohlarni nafaqat tarixiy obidalar bilan, balki </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zbek xalqining boy madaniyati bilan ham tanishtirish maqsadida gastronomik va madaniy xizmatlar tarmo</w:t>
      </w:r>
      <w:r w:rsidR="006D26F3">
        <w:rPr>
          <w:rFonts w:ascii="Times New Roman" w:eastAsia="Times New Roman" w:hAnsi="Times New Roman" w:cs="Times New Roman"/>
          <w:iCs/>
          <w:sz w:val="28"/>
          <w:szCs w:val="28"/>
          <w:lang w:val="en-US"/>
        </w:rPr>
        <w:t>g‘</w:t>
      </w:r>
      <w:r w:rsidR="004654A5" w:rsidRPr="004654A5">
        <w:rPr>
          <w:rFonts w:ascii="Times New Roman" w:eastAsia="Times New Roman" w:hAnsi="Times New Roman" w:cs="Times New Roman"/>
          <w:iCs/>
          <w:sz w:val="28"/>
          <w:szCs w:val="28"/>
          <w:lang w:val="en-US"/>
        </w:rPr>
        <w:t>i kengaytirildi. Xususan, 2013-yildan boshlab “K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kaldosh” madrasasi va “</w:t>
      </w:r>
      <w:r w:rsidR="006D26F3">
        <w:rPr>
          <w:rFonts w:ascii="Times New Roman" w:eastAsia="Times New Roman" w:hAnsi="Times New Roman" w:cs="Times New Roman"/>
          <w:iCs/>
          <w:sz w:val="28"/>
          <w:szCs w:val="28"/>
          <w:lang w:val="en-US"/>
        </w:rPr>
        <w:t>G‘</w:t>
      </w:r>
      <w:r w:rsidR="004654A5" w:rsidRPr="004654A5">
        <w:rPr>
          <w:rFonts w:ascii="Times New Roman" w:eastAsia="Times New Roman" w:hAnsi="Times New Roman" w:cs="Times New Roman"/>
          <w:iCs/>
          <w:sz w:val="28"/>
          <w:szCs w:val="28"/>
          <w:lang w:val="en-US"/>
        </w:rPr>
        <w:t>ulomjon” karvonsaroyida mahalliy va xorijiy turistlar uchun maxsus shou-dasturlar y</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lga q</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 xml:space="preserve">yildi. U yerda “Golden Heritage” (Oltin meros) nomli milliy choyxona va “Adras” restorani ish boshladi. Sayyohlar kechki ovqatlanish jarayonida </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zbek milliy kuylari, raqslari va liboslar 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rgazmasidan bahramand b</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lish imkoniyatiga ega b</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ldilar. Holbuki, 2013-yilgacha bunday kompleks xizmat 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rsatuvchi obyekt butun Buxoroda faqatgina bitta (Nodir Devonbegi madrasasida) edi.</w:t>
      </w:r>
      <w:r w:rsidR="004654A5" w:rsidRPr="004654A5">
        <w:rPr>
          <w:rFonts w:ascii="Times New Roman" w:eastAsia="Times New Roman" w:hAnsi="Times New Roman" w:cs="Times New Roman"/>
          <w:sz w:val="28"/>
          <w:szCs w:val="28"/>
          <w:lang w:val="en-US"/>
        </w:rPr>
        <w:t xml:space="preserve"> </w:t>
      </w:r>
      <w:r w:rsidR="004654A5" w:rsidRPr="004654A5">
        <w:rPr>
          <w:rFonts w:ascii="Times New Roman" w:eastAsia="Times New Roman" w:hAnsi="Times New Roman" w:cs="Times New Roman"/>
          <w:iCs/>
          <w:sz w:val="28"/>
          <w:szCs w:val="28"/>
          <w:lang w:val="en-US"/>
        </w:rPr>
        <w:t>Buxoro turizmi va unga xizmat 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 xml:space="preserve">rsatuvchi sohalar rivojlanishi bevosita yangi ish </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rinlarining yaratilishiga olib keldi. Statistik ma'lumotlarga k</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 xml:space="preserve">ra, birgina 2016-yilning yanvar-avgust oylari davomida turizm iqtisodiyoti hisobiga viloyatda 594 ta doimiy yangi ish </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rni yaratildi. Turistik mavsum (bahor va kuz oylari) davrida mehmonxonalarda joy yetishmovchiligi, sifatli avtobuslarning taqchilligi va aeroport logistikasi kabi qator t</w:t>
      </w:r>
      <w:r w:rsidR="006D26F3">
        <w:rPr>
          <w:rFonts w:ascii="Times New Roman" w:eastAsia="Times New Roman" w:hAnsi="Times New Roman" w:cs="Times New Roman"/>
          <w:iCs/>
          <w:sz w:val="28"/>
          <w:szCs w:val="28"/>
          <w:lang w:val="en-US"/>
        </w:rPr>
        <w:t>o‘</w:t>
      </w:r>
      <w:r w:rsidR="004654A5" w:rsidRPr="004654A5">
        <w:rPr>
          <w:rFonts w:ascii="Times New Roman" w:eastAsia="Times New Roman" w:hAnsi="Times New Roman" w:cs="Times New Roman"/>
          <w:iCs/>
          <w:sz w:val="28"/>
          <w:szCs w:val="28"/>
          <w:lang w:val="en-US"/>
        </w:rPr>
        <w:t>siqlar hali ham dolzarbligicha qolayotgan edi.</w:t>
      </w:r>
    </w:p>
    <w:p w:rsidR="004654A5" w:rsidRPr="004654A5" w:rsidRDefault="00B86A04" w:rsidP="00F45937">
      <w:pPr>
        <w:tabs>
          <w:tab w:val="left" w:pos="0"/>
        </w:tabs>
        <w:ind w:right="142" w:firstLine="709"/>
        <w:rPr>
          <w:rFonts w:ascii="Times New Roman" w:eastAsia="Calibri" w:hAnsi="Times New Roman" w:cs="Times New Roman"/>
          <w:b/>
          <w:sz w:val="28"/>
          <w:szCs w:val="28"/>
          <w:lang w:val="en-US"/>
        </w:rPr>
      </w:pPr>
      <w:r>
        <w:rPr>
          <w:rFonts w:ascii="Times New Roman" w:eastAsia="Times New Roman" w:hAnsi="Times New Roman" w:cs="Times New Roman"/>
          <w:sz w:val="28"/>
          <w:szCs w:val="28"/>
          <w:lang w:val="en-US" w:eastAsia="ru-RU"/>
        </w:rPr>
        <w:t>2022-2025-</w:t>
      </w:r>
      <w:r w:rsidR="004654A5" w:rsidRPr="004654A5">
        <w:rPr>
          <w:rFonts w:ascii="Times New Roman" w:eastAsia="Times New Roman" w:hAnsi="Times New Roman" w:cs="Times New Roman"/>
          <w:sz w:val="28"/>
          <w:szCs w:val="28"/>
          <w:lang w:val="en-US" w:eastAsia="ru-RU"/>
        </w:rPr>
        <w:t>yillar: Infratuzilmani modernizatsiya qilish va oqimni k</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paytirish borasida k</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plab salmoqli ishlar olib borildi. 2022-yilda Buxoroda “Xalqaro ziyorat turizmi haftaligi” b</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 xml:space="preserve">lib </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tdi.  Singapurning </w:t>
      </w:r>
      <w:r w:rsidR="004654A5" w:rsidRPr="004654A5">
        <w:rPr>
          <w:rFonts w:ascii="Times New Roman" w:eastAsia="Times New Roman" w:hAnsi="Times New Roman" w:cs="Times New Roman"/>
          <w:i/>
          <w:iCs/>
          <w:sz w:val="28"/>
          <w:szCs w:val="28"/>
          <w:lang w:val="en-US" w:eastAsia="ru-RU"/>
        </w:rPr>
        <w:t>CrescentRating</w:t>
      </w:r>
      <w:r w:rsidR="004654A5" w:rsidRPr="004654A5">
        <w:rPr>
          <w:rFonts w:ascii="Times New Roman" w:eastAsia="Times New Roman" w:hAnsi="Times New Roman" w:cs="Times New Roman"/>
          <w:sz w:val="28"/>
          <w:szCs w:val="28"/>
          <w:lang w:val="en-US" w:eastAsia="ru-RU"/>
        </w:rPr>
        <w:t> agentligi kabi nufuzli ekspertlar jalb etilib, xizmat k</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rsatish standartlari (Halol turizm mezonlari) yaxshilandi.</w:t>
      </w:r>
      <w:r w:rsidR="004654A5" w:rsidRPr="004654A5">
        <w:rPr>
          <w:rFonts w:ascii="Times New Roman" w:eastAsia="Times New Roman" w:hAnsi="Times New Roman" w:cs="Times New Roman"/>
          <w:sz w:val="28"/>
          <w:szCs w:val="28"/>
          <w:lang w:val="en-US" w:eastAsia="ru-RU"/>
        </w:rPr>
        <w:br/>
      </w:r>
      <w:r>
        <w:rPr>
          <w:rFonts w:ascii="Times New Roman" w:eastAsia="Times New Roman" w:hAnsi="Times New Roman" w:cs="Times New Roman"/>
          <w:sz w:val="28"/>
          <w:szCs w:val="28"/>
          <w:lang w:val="en-US" w:eastAsia="ru-RU"/>
        </w:rPr>
        <w:lastRenderedPageBreak/>
        <w:tab/>
      </w:r>
      <w:r w:rsidR="004654A5" w:rsidRPr="004654A5">
        <w:rPr>
          <w:rFonts w:ascii="Times New Roman" w:eastAsia="Times New Roman" w:hAnsi="Times New Roman" w:cs="Times New Roman"/>
          <w:sz w:val="28"/>
          <w:szCs w:val="28"/>
          <w:lang w:val="en-US" w:eastAsia="ru-RU"/>
        </w:rPr>
        <w:t>Prezident Shavkat Mirziyoyevning  topshiri</w:t>
      </w:r>
      <w:r w:rsidR="006D26F3">
        <w:rPr>
          <w:rFonts w:ascii="Times New Roman" w:eastAsia="Times New Roman" w:hAnsi="Times New Roman" w:cs="Times New Roman"/>
          <w:sz w:val="28"/>
          <w:szCs w:val="28"/>
          <w:lang w:val="en-US" w:eastAsia="ru-RU"/>
        </w:rPr>
        <w:t>g‘</w:t>
      </w:r>
      <w:r w:rsidR="004654A5" w:rsidRPr="004654A5">
        <w:rPr>
          <w:rFonts w:ascii="Times New Roman" w:eastAsia="Times New Roman" w:hAnsi="Times New Roman" w:cs="Times New Roman"/>
          <w:sz w:val="28"/>
          <w:szCs w:val="28"/>
          <w:lang w:val="en-US" w:eastAsia="ru-RU"/>
        </w:rPr>
        <w:t>iga binoan, ziyorat turizmi obyektlari infratuzilmasini yaxshilash uchun mahalliy byudjetdan 40 milliard s</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m mabla</w:t>
      </w:r>
      <w:r w:rsidR="006D26F3">
        <w:rPr>
          <w:rFonts w:ascii="Times New Roman" w:eastAsia="Times New Roman" w:hAnsi="Times New Roman" w:cs="Times New Roman"/>
          <w:sz w:val="28"/>
          <w:szCs w:val="28"/>
          <w:lang w:val="en-US" w:eastAsia="ru-RU"/>
        </w:rPr>
        <w:t>g‘</w:t>
      </w:r>
      <w:r w:rsidR="004654A5" w:rsidRPr="004654A5">
        <w:rPr>
          <w:rFonts w:ascii="Times New Roman" w:eastAsia="Times New Roman" w:hAnsi="Times New Roman" w:cs="Times New Roman"/>
          <w:sz w:val="28"/>
          <w:szCs w:val="28"/>
          <w:lang w:val="en-US" w:eastAsia="ru-RU"/>
        </w:rPr>
        <w:t xml:space="preserve"> ajratildi. Malayziya, Indoneziya, Hindiston, Pokiston va Yaqin Sharq mamlakatlaridan keluvchi ziyoratchilar oqimi rekord darajada k</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paydi. 2025-yil oxiriga kelib, Buxoroda ziyorat turizmi qamrovi kengaytirildi va jami 29 ta yirik obyekt xalqaro ziyorat y</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 xml:space="preserve">nalishlariga rasman kiritildi. 2025-yildan raqamli texnologiyalar asosida onlayn xizmatlarning joriy etilishi, vizasiz rejimning kengaytirilishi hamda turizm sohasidagi davlat dasturlarining amalga oshirilishi Buxoroning xalqaro ziyorat markazi sifatidagi mavqeini yanada mustahkamladi. Natijada, shahar nafaqat </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 xml:space="preserve">zbekistonning, balki butun islom sivilizatsiyasining muhim ziyorat va turizm markazlaridan biriga aylandi. </w:t>
      </w:r>
      <w:r w:rsidR="004654A5" w:rsidRPr="004654A5">
        <w:rPr>
          <w:rFonts w:ascii="Times New Roman" w:eastAsia="Calibri" w:hAnsi="Times New Roman" w:cs="Times New Roman"/>
          <w:sz w:val="28"/>
          <w:szCs w:val="28"/>
          <w:lang w:val="en-US"/>
        </w:rPr>
        <w:t>Hukumatimiz tomonidan ham bir qator qonun loyihalari, farmon va farmoyishlar ishlab chiqilgan b</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lib, unda asosan, tashrif buyuruvchilar uchun shart sharoitlar yaratilishi rejalashtirilgan turizm salohiyati yuqori b</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lgan madaniy meros obyektlari r</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yxati, ziyorat turizmi marshritlaridan foydalaniladigan madaniy meros obyektlarining 2021-2025-yillarda ustuvor ravishda restavratsiya qilish dasturi, uzoq xorij va q</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shni respublikalardan xorijiy turistlarni qabul qilish va ularga qulay shart-sharoitlar yaratish b</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yicha “Y</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l xaritasi”, xorijiy tillarga tarjima qilinadigan va tar</w:t>
      </w:r>
      <w:r w:rsidR="006D26F3">
        <w:rPr>
          <w:rFonts w:ascii="Times New Roman" w:eastAsia="Calibri" w:hAnsi="Times New Roman" w:cs="Times New Roman"/>
          <w:sz w:val="28"/>
          <w:szCs w:val="28"/>
          <w:lang w:val="en-US"/>
        </w:rPr>
        <w:t>g‘</w:t>
      </w:r>
      <w:r w:rsidR="004654A5" w:rsidRPr="004654A5">
        <w:rPr>
          <w:rFonts w:ascii="Times New Roman" w:eastAsia="Calibri" w:hAnsi="Times New Roman" w:cs="Times New Roman"/>
          <w:sz w:val="28"/>
          <w:szCs w:val="28"/>
          <w:lang w:val="en-US"/>
        </w:rPr>
        <w:t>iboti keng amalga oshiriladigan, allomalar va ziyoratgohlar t</w:t>
      </w:r>
      <w:r w:rsidR="006D26F3">
        <w:rPr>
          <w:rFonts w:ascii="Times New Roman" w:eastAsia="Calibri" w:hAnsi="Times New Roman" w:cs="Times New Roman"/>
          <w:sz w:val="28"/>
          <w:szCs w:val="28"/>
          <w:lang w:val="en-US"/>
        </w:rPr>
        <w:t>o‘g‘</w:t>
      </w:r>
      <w:r w:rsidR="004654A5" w:rsidRPr="004654A5">
        <w:rPr>
          <w:rFonts w:ascii="Times New Roman" w:eastAsia="Calibri" w:hAnsi="Times New Roman" w:cs="Times New Roman"/>
          <w:sz w:val="28"/>
          <w:szCs w:val="28"/>
          <w:lang w:val="en-US"/>
        </w:rPr>
        <w:t>risida filmlar r</w:t>
      </w:r>
      <w:r w:rsidR="006D26F3">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yxati tasdiqlangan qarorni misol tariqasida keltirishimiz mumkin</w:t>
      </w:r>
      <w:r w:rsidR="004654A5" w:rsidRPr="004654A5">
        <w:rPr>
          <w:rFonts w:ascii="Times New Roman" w:eastAsia="Calibri" w:hAnsi="Times New Roman" w:cs="Times New Roman"/>
          <w:sz w:val="28"/>
          <w:szCs w:val="28"/>
          <w:vertAlign w:val="superscript"/>
          <w:lang w:val="en-US"/>
        </w:rPr>
        <w:footnoteReference w:id="13"/>
      </w:r>
      <w:r w:rsidR="004654A5" w:rsidRPr="004654A5">
        <w:rPr>
          <w:rFonts w:ascii="Times New Roman" w:eastAsia="Calibri" w:hAnsi="Times New Roman" w:cs="Times New Roman"/>
          <w:sz w:val="28"/>
          <w:szCs w:val="28"/>
          <w:lang w:val="en-US"/>
        </w:rPr>
        <w:t xml:space="preserve"> </w:t>
      </w:r>
    </w:p>
    <w:p w:rsidR="004654A5" w:rsidRPr="004654A5" w:rsidRDefault="004654A5" w:rsidP="00F45937">
      <w:pPr>
        <w:tabs>
          <w:tab w:val="left" w:pos="0"/>
        </w:tabs>
        <w:ind w:right="142" w:firstLine="709"/>
        <w:rPr>
          <w:rFonts w:ascii="Times New Roman" w:eastAsia="Calibri" w:hAnsi="Times New Roman" w:cs="Times New Roman"/>
          <w:sz w:val="28"/>
          <w:szCs w:val="28"/>
          <w:lang w:val="en-US"/>
        </w:rPr>
      </w:pPr>
      <w:r w:rsidRPr="004654A5">
        <w:rPr>
          <w:rFonts w:ascii="Times New Roman" w:eastAsia="Calibri" w:hAnsi="Times New Roman" w:cs="Times New Roman"/>
          <w:sz w:val="28"/>
          <w:szCs w:val="28"/>
          <w:lang w:val="en-US"/>
        </w:rPr>
        <w:t>2022–2026-yillarga moʻljallangan yangi Oʻzbekistonning taraqqiyot strategiyasida “Oʻzbekiston boʻylab sayohat qiling!” dasturi doirasida mahalliy sayyohlar sonini 12 million nafardan oshirish hamda respublikaga tashrif buyuruvchi xorijiy turistlar sonini 9 million nafarga yetkazish va turizm sohasining rivojlanishini strategik maqsadlardan biri sifatida belgilab berildi.</w:t>
      </w:r>
    </w:p>
    <w:p w:rsidR="004654A5" w:rsidRPr="004654A5" w:rsidRDefault="004654A5" w:rsidP="00F45937">
      <w:pPr>
        <w:tabs>
          <w:tab w:val="left" w:pos="0"/>
        </w:tabs>
        <w:ind w:right="142" w:firstLine="709"/>
        <w:rPr>
          <w:rFonts w:ascii="Times New Roman" w:eastAsia="Calibri" w:hAnsi="Times New Roman" w:cs="Times New Roman"/>
          <w:sz w:val="28"/>
          <w:szCs w:val="28"/>
          <w:lang w:val="en-US"/>
        </w:rPr>
      </w:pPr>
      <w:r w:rsidRPr="004654A5">
        <w:rPr>
          <w:rFonts w:ascii="Times New Roman" w:eastAsia="Calibri" w:hAnsi="Times New Roman" w:cs="Times New Roman"/>
          <w:sz w:val="28"/>
          <w:szCs w:val="28"/>
          <w:lang w:val="en-US"/>
        </w:rPr>
        <w:t xml:space="preserve">2023-yilda </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zbekistonga 6,6 million nafar chet el fuqarolari turistik maqsadlarda tashrif buyurgan b</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lib, ularga k</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 xml:space="preserve">rsatilgan turizm xizmatlari hajmi 2,1 milliard AQSh </w:t>
      </w:r>
      <w:r w:rsidRPr="004654A5">
        <w:rPr>
          <w:rFonts w:ascii="Times New Roman" w:eastAsia="Calibri" w:hAnsi="Times New Roman" w:cs="Times New Roman"/>
          <w:sz w:val="28"/>
          <w:szCs w:val="28"/>
          <w:lang w:val="en-US"/>
        </w:rPr>
        <w:lastRenderedPageBreak/>
        <w:t>dollarini tashkil etdi. 2023-yilda mamlakatimizga 1,415 million nafar ziyoratchilar tashrif buyurdi. Jumladan, Tojikiston Respublikasidan (islom diniga oid) 428,0 ming nafar, Qir</w:t>
      </w:r>
      <w:r w:rsidR="006D26F3">
        <w:rPr>
          <w:rFonts w:ascii="Times New Roman" w:eastAsia="Calibri" w:hAnsi="Times New Roman" w:cs="Times New Roman"/>
          <w:sz w:val="28"/>
          <w:szCs w:val="28"/>
          <w:lang w:val="en-US"/>
        </w:rPr>
        <w:t>g‘</w:t>
      </w:r>
      <w:r w:rsidRPr="004654A5">
        <w:rPr>
          <w:rFonts w:ascii="Times New Roman" w:eastAsia="Calibri" w:hAnsi="Times New Roman" w:cs="Times New Roman"/>
          <w:sz w:val="28"/>
          <w:szCs w:val="28"/>
          <w:lang w:val="en-US"/>
        </w:rPr>
        <w:t>iziston Respublikasidan (islom diniga oid) 335,0 ming nafar, Qozo</w:t>
      </w:r>
      <w:r w:rsidR="006D26F3">
        <w:rPr>
          <w:rFonts w:ascii="Times New Roman" w:eastAsia="Calibri" w:hAnsi="Times New Roman" w:cs="Times New Roman"/>
          <w:sz w:val="28"/>
          <w:szCs w:val="28"/>
          <w:lang w:val="en-US"/>
        </w:rPr>
        <w:t>g‘</w:t>
      </w:r>
      <w:r w:rsidRPr="004654A5">
        <w:rPr>
          <w:rFonts w:ascii="Times New Roman" w:eastAsia="Calibri" w:hAnsi="Times New Roman" w:cs="Times New Roman"/>
          <w:sz w:val="28"/>
          <w:szCs w:val="28"/>
          <w:lang w:val="en-US"/>
        </w:rPr>
        <w:t>iston Respublikasidan (islom diniga oid) 283,0 ming nafar, Rossiya Federatsiyasidan (xristian diniga oid) 98 ming nafar, Turkiyadan (islom diniga oid) 45,6 ming nafar Hindistondan (islom va buddizm diniga oid) 11 ming 50 nafar, Xitoy Xalq Respublikasidan (buddizm diniga oid) 8,25 ming nafar, Isroildan (yahudiy diniga oid) 6,4 ming nafar, Ozarbayjon va Malayziyadan (islom diniga oid) 3,5ming nafardan, Indoneziyadan (islom diniga oid) 3,29 ming nafar, Yaponiyadan (buddizm diniga oid) 3,28 ming nafar ziyoratchilar tashrif buyurdi. Turizm q</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mitasi ma’lumotlariga k</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ra, 2018 – 2022-yillar davomida turistik obyektlar, aholi gavjum joylar va y</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l b</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ylarida respublika b</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yicha 7,6 mingta umumfoydalanishdagi sanitariya-gigiyena shoxobchasi holati yaxshilandi (3,4 mingtasi yangidan qurilgan, 3,7 mingtasi qayta taʼmirlangan), joylashtirish vositalari soni 1207 taga, oilaviy mehmon uylari soni 3136 taga, umumiy xostellar soni 590 taga, turoperatorlar soni 2197 taga, turistik axborot markazlari 162 taga yetdi. Mamlakatimizda ziyorat turizmida hal qilinishi zarur b</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 xml:space="preserve">lgan birinchi navbatdagi muammolar yechildi, deb bemalol ayta olamiz. 2022-yilda </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zbekistonning xalqaro ziyorat turizmi reytingi “Global Muslim Travel Index”dagi mavqei 7 ta punktga k</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tarilib, mamlakatimiz 9-</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rinni egalladi. Shuningdek, turizm xavsizligi va qulayligi darajasiga k</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ra 8-</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 xml:space="preserve">rinni egallab, Islom Hamkorlik Tashkilotiga a’zo mamlakatlari ichida birinchi </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ntalikka kirdi.</w:t>
      </w:r>
    </w:p>
    <w:p w:rsidR="004654A5" w:rsidRPr="004654A5" w:rsidRDefault="006D26F3" w:rsidP="00F45937">
      <w:pPr>
        <w:tabs>
          <w:tab w:val="left" w:pos="0"/>
        </w:tabs>
        <w:ind w:right="142" w:firstLine="709"/>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zbekiston Respublikasi Prezidentining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zbekiston Respublikasida ichki va ziyorat turizmini yanada rivojlantirish chora-tadbirlari t</w:t>
      </w:r>
      <w:r>
        <w:rPr>
          <w:rFonts w:ascii="Times New Roman" w:eastAsia="Calibri" w:hAnsi="Times New Roman" w:cs="Times New Roman"/>
          <w:sz w:val="28"/>
          <w:szCs w:val="28"/>
          <w:lang w:val="en-US"/>
        </w:rPr>
        <w:t>o‘g‘</w:t>
      </w:r>
      <w:r w:rsidR="004654A5" w:rsidRPr="004654A5">
        <w:rPr>
          <w:rFonts w:ascii="Times New Roman" w:eastAsia="Calibri" w:hAnsi="Times New Roman" w:cs="Times New Roman"/>
          <w:sz w:val="28"/>
          <w:szCs w:val="28"/>
          <w:lang w:val="en-US"/>
        </w:rPr>
        <w:t xml:space="preserve">risida”gi 2021-yil 9-fevral PF-6165-son Farmoni ijrosini ta’minlash maqsadida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 xml:space="preserve">zbekiston Respublikasi Vazirlar Mahkamasining “Xalqaro ziyorat turizmi haftaligi”ni tashkil etish va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tkazish choratadbirlari t</w:t>
      </w:r>
      <w:r>
        <w:rPr>
          <w:rFonts w:ascii="Times New Roman" w:eastAsia="Calibri" w:hAnsi="Times New Roman" w:cs="Times New Roman"/>
          <w:sz w:val="28"/>
          <w:szCs w:val="28"/>
          <w:lang w:val="en-US"/>
        </w:rPr>
        <w:t>o‘g‘</w:t>
      </w:r>
      <w:r w:rsidR="004654A5" w:rsidRPr="004654A5">
        <w:rPr>
          <w:rFonts w:ascii="Times New Roman" w:eastAsia="Calibri" w:hAnsi="Times New Roman" w:cs="Times New Roman"/>
          <w:sz w:val="28"/>
          <w:szCs w:val="28"/>
          <w:lang w:val="en-US"/>
        </w:rPr>
        <w:t>risida”gi 2021-yil 20-may 282-son qarori qabul qilindi. Unga k</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ra, 2022-yildan boshlab har yilning noyabr oyi birinchi haftasida an’anaviy tarzda “Xalqaro ziyorat turizmi haftaligi”ni tashkil etish belgilab q</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 xml:space="preserve">yildi. Bu haftalik doirasida </w:t>
      </w:r>
      <w:r w:rsidR="004654A5" w:rsidRPr="004654A5">
        <w:rPr>
          <w:rFonts w:ascii="Times New Roman" w:eastAsia="Calibri" w:hAnsi="Times New Roman" w:cs="Times New Roman"/>
          <w:sz w:val="28"/>
          <w:szCs w:val="28"/>
          <w:lang w:val="en-US"/>
        </w:rPr>
        <w:lastRenderedPageBreak/>
        <w:t xml:space="preserve">respublika miqyosida bir qancha xalqaro darajadagi tadbirlar amalga oshirilib, ular orqali mamlakatimizdagi mavjud ziyorat turizmi salohiyatidan yanada unumli foydalanish,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zbekiston zaminini dunyo sivilizatsiyasining muhim markazlaridan biri sifatida namoyon qilish, jahon hamjamiyati va xalqaro tashkilotlarning yuqori e’tiroflariga sazovor b</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 xml:space="preserve">lish, shuningdek, ziyorat turizmi xizmatlarini diversifikatsiya qilish va turizm eksportini oshirishga erishish maqsad qilindi.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zbekiston Respublikasi Vazirlar Mahkamasining “Ichki va ziyorat turizmini rivojlantirish b</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yicha q</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shimcha chora-tadbirlar t</w:t>
      </w:r>
      <w:r>
        <w:rPr>
          <w:rFonts w:ascii="Times New Roman" w:eastAsia="Calibri" w:hAnsi="Times New Roman" w:cs="Times New Roman"/>
          <w:sz w:val="28"/>
          <w:szCs w:val="28"/>
          <w:lang w:val="en-US"/>
        </w:rPr>
        <w:t>o‘g‘</w:t>
      </w:r>
      <w:r w:rsidR="004654A5" w:rsidRPr="004654A5">
        <w:rPr>
          <w:rFonts w:ascii="Times New Roman" w:eastAsia="Calibri" w:hAnsi="Times New Roman" w:cs="Times New Roman"/>
          <w:sz w:val="28"/>
          <w:szCs w:val="28"/>
          <w:lang w:val="en-US"/>
        </w:rPr>
        <w:t xml:space="preserve">risida”gi 2021-yil 24-fevral hamda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zbekiston Respublikasi Prezidentining “Ichki turizm xizmatlarini diversifikatsiya qilishga oid q</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shimcha chora-tadbirlar t</w:t>
      </w:r>
      <w:r>
        <w:rPr>
          <w:rFonts w:ascii="Times New Roman" w:eastAsia="Calibri" w:hAnsi="Times New Roman" w:cs="Times New Roman"/>
          <w:sz w:val="28"/>
          <w:szCs w:val="28"/>
          <w:lang w:val="en-US"/>
        </w:rPr>
        <w:t>o‘g‘</w:t>
      </w:r>
      <w:r w:rsidR="004654A5" w:rsidRPr="004654A5">
        <w:rPr>
          <w:rFonts w:ascii="Times New Roman" w:eastAsia="Calibri" w:hAnsi="Times New Roman" w:cs="Times New Roman"/>
          <w:sz w:val="28"/>
          <w:szCs w:val="28"/>
          <w:lang w:val="en-US"/>
        </w:rPr>
        <w:t>risida”gi 2022-yil 30-aprel qarorlarida belgilangan vazifalar ijrosini ta’minlash maqsadida ziyorat turizmi infratuzilmasini rivojlantirish, ziyorat turizmi marshrutlarida foydalaniladigan madaniy meros obyektlarini restavratsiya qilish, tar</w:t>
      </w:r>
      <w:r>
        <w:rPr>
          <w:rFonts w:ascii="Times New Roman" w:eastAsia="Calibri" w:hAnsi="Times New Roman" w:cs="Times New Roman"/>
          <w:sz w:val="28"/>
          <w:szCs w:val="28"/>
          <w:lang w:val="en-US"/>
        </w:rPr>
        <w:t>g‘</w:t>
      </w:r>
      <w:r w:rsidR="004654A5" w:rsidRPr="004654A5">
        <w:rPr>
          <w:rFonts w:ascii="Times New Roman" w:eastAsia="Calibri" w:hAnsi="Times New Roman" w:cs="Times New Roman"/>
          <w:sz w:val="28"/>
          <w:szCs w:val="28"/>
          <w:lang w:val="en-US"/>
        </w:rPr>
        <w:t>ibot ishlarini keng ravishda amalga oshirish, Buxoro viloyati “Yetti Pir” ziyoratgohlariga boruvchi ichki y</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llarni t</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 xml:space="preserve">liq ta’mirdan chiqarish kabi ustuvor masalalar yuzasidan keng qamrovli ishlar amalga oshirildi. Bundan tashqari,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zbekistonning ziyorat turizmi salohiyatini t</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 xml:space="preserve">liq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rganish, ma’lumotlarni tizimlashtirish, ziyoratgohlar, ulamolar va ularning ilmiy merosi haqida ilmiy asoslangan ma’lumotlarni shakllantirish, muntazam ravishda ziyorat turizmi y</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nalishida tar</w:t>
      </w:r>
      <w:r>
        <w:rPr>
          <w:rFonts w:ascii="Times New Roman" w:eastAsia="Calibri" w:hAnsi="Times New Roman" w:cs="Times New Roman"/>
          <w:sz w:val="28"/>
          <w:szCs w:val="28"/>
          <w:lang w:val="en-US"/>
        </w:rPr>
        <w:t>g‘</w:t>
      </w:r>
      <w:r w:rsidR="004654A5" w:rsidRPr="004654A5">
        <w:rPr>
          <w:rFonts w:ascii="Times New Roman" w:eastAsia="Calibri" w:hAnsi="Times New Roman" w:cs="Times New Roman"/>
          <w:sz w:val="28"/>
          <w:szCs w:val="28"/>
          <w:lang w:val="en-US"/>
        </w:rPr>
        <w:t>ibot tadbirlarini tashkil etish ishlari davom etmoqda.</w:t>
      </w:r>
    </w:p>
    <w:p w:rsidR="00F67424" w:rsidRDefault="004654A5" w:rsidP="00D0535E">
      <w:pPr>
        <w:tabs>
          <w:tab w:val="left" w:pos="0"/>
        </w:tabs>
        <w:ind w:right="142" w:firstLine="709"/>
        <w:rPr>
          <w:rFonts w:ascii="Times New Roman" w:eastAsia="Calibri" w:hAnsi="Times New Roman" w:cs="Times New Roman"/>
          <w:color w:val="000000"/>
          <w:sz w:val="28"/>
          <w:szCs w:val="28"/>
          <w:lang w:val="de-DE"/>
        </w:rPr>
      </w:pPr>
      <w:r w:rsidRPr="004654A5">
        <w:rPr>
          <w:rFonts w:ascii="Times New Roman" w:eastAsia="Calibri" w:hAnsi="Times New Roman" w:cs="Times New Roman"/>
          <w:sz w:val="28"/>
          <w:szCs w:val="28"/>
          <w:lang w:val="en-US"/>
        </w:rPr>
        <w:t>2023-yil 25–29-noyabr kunlari Buxoroda “Xalqaro ziyorat turizmi haftaligi” tashkil etildi. Turkiy davlatlar tashkilotiga a’zo hamda kuzatuvchi mamlakatlardan tashrif buyurgan tadbir ishtirokchilari Buxoro shahrining qadimiy maskanlari – tarixiy obidalari, ziyorat obyektlari bilan yaqindan tanishdi. Shuningdek, “</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zbekiston islom sivilizatsiyasi markazi” ilmiy-amaliy konferensiyasi, “Buxoro viloyati turizm imkoniyatlarini rivojlantirish b</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yicha xalqaro ilmiy konferensiya hamda Buxoroning yagona ziyorat turizmi brendi tar</w:t>
      </w:r>
      <w:r w:rsidR="006D26F3">
        <w:rPr>
          <w:rFonts w:ascii="Times New Roman" w:eastAsia="Calibri" w:hAnsi="Times New Roman" w:cs="Times New Roman"/>
          <w:sz w:val="28"/>
          <w:szCs w:val="28"/>
          <w:lang w:val="en-US"/>
        </w:rPr>
        <w:t>g‘</w:t>
      </w:r>
      <w:r w:rsidRPr="004654A5">
        <w:rPr>
          <w:rFonts w:ascii="Times New Roman" w:eastAsia="Calibri" w:hAnsi="Times New Roman" w:cs="Times New Roman"/>
          <w:sz w:val="28"/>
          <w:szCs w:val="28"/>
          <w:lang w:val="en-US"/>
        </w:rPr>
        <w:t>ibotiga ba</w:t>
      </w:r>
      <w:r w:rsidR="006D26F3">
        <w:rPr>
          <w:rFonts w:ascii="Times New Roman" w:eastAsia="Calibri" w:hAnsi="Times New Roman" w:cs="Times New Roman"/>
          <w:sz w:val="28"/>
          <w:szCs w:val="28"/>
          <w:lang w:val="en-US"/>
        </w:rPr>
        <w:t>g‘</w:t>
      </w:r>
      <w:r w:rsidRPr="004654A5">
        <w:rPr>
          <w:rFonts w:ascii="Times New Roman" w:eastAsia="Calibri" w:hAnsi="Times New Roman" w:cs="Times New Roman"/>
          <w:sz w:val="28"/>
          <w:szCs w:val="28"/>
          <w:lang w:val="en-US"/>
        </w:rPr>
        <w:t xml:space="preserve">ishlangan tadbirlar </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 xml:space="preserve">tkazildi. </w:t>
      </w:r>
    </w:p>
    <w:p w:rsidR="00D0535E" w:rsidRPr="00F67424" w:rsidRDefault="004654A5" w:rsidP="00D0535E">
      <w:pPr>
        <w:tabs>
          <w:tab w:val="left" w:pos="0"/>
        </w:tabs>
        <w:ind w:right="142" w:firstLine="709"/>
        <w:rPr>
          <w:rFonts w:ascii="Times New Roman" w:eastAsia="Calibri" w:hAnsi="Times New Roman" w:cs="Times New Roman"/>
          <w:color w:val="000000"/>
          <w:sz w:val="28"/>
          <w:szCs w:val="28"/>
          <w:lang w:val="de-DE"/>
        </w:rPr>
      </w:pPr>
      <w:r w:rsidRPr="004654A5">
        <w:rPr>
          <w:rFonts w:ascii="Times New Roman" w:eastAsia="Times New Roman" w:hAnsi="Times New Roman" w:cs="Times New Roman"/>
          <w:sz w:val="28"/>
          <w:szCs w:val="28"/>
          <w:lang w:val="de-DE" w:eastAsia="ru-RU"/>
        </w:rPr>
        <w:t xml:space="preserve">2000–2025-yillarda Buxoroda ziyorat turizmini tiklash va rivojlantirish jarayoni </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zbekistonda turizm siyosatining muhim y</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 xml:space="preserve">nalishlaridan biriga aylandi. Ayniqsa, </w:t>
      </w:r>
      <w:r w:rsidRPr="004654A5">
        <w:rPr>
          <w:rFonts w:ascii="Times New Roman" w:eastAsia="Times New Roman" w:hAnsi="Times New Roman" w:cs="Times New Roman"/>
          <w:sz w:val="28"/>
          <w:szCs w:val="28"/>
          <w:lang w:val="de-DE" w:eastAsia="ru-RU"/>
        </w:rPr>
        <w:lastRenderedPageBreak/>
        <w:t>tarixiy-madaniy merosni asrash, ziyoratgohlarni ta’mirlash va zamonaviy infratuzilmani yaratish orqali Buxoro xalqaro ziyorat markaziga aylantirildi.</w:t>
      </w:r>
      <w:r w:rsidRPr="004654A5">
        <w:rPr>
          <w:rFonts w:ascii="Times New Roman" w:eastAsia="Times New Roman" w:hAnsi="Times New Roman" w:cs="Times New Roman"/>
          <w:sz w:val="28"/>
          <w:szCs w:val="28"/>
          <w:lang w:val="de-DE" w:eastAsia="ru-RU"/>
        </w:rPr>
        <w:br/>
        <w:t>1. 2000–2010-yillarda ziyorat turizmini tiklash bosqichi. Mustaqillikning dastlabki yillarida Buxorodagi k</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plab tarixiy obidalar va ziyorat maskanlari ta’mirtalab holatda edi. 2000-yill</w:t>
      </w:r>
      <w:r w:rsidR="00D0535E">
        <w:rPr>
          <w:rFonts w:ascii="Times New Roman" w:eastAsia="Times New Roman" w:hAnsi="Times New Roman" w:cs="Times New Roman"/>
          <w:sz w:val="28"/>
          <w:szCs w:val="28"/>
          <w:lang w:val="de-DE" w:eastAsia="ru-RU"/>
        </w:rPr>
        <w:t>ardan boshlab davlat tomonidan:</w:t>
      </w:r>
    </w:p>
    <w:p w:rsidR="004654A5" w:rsidRPr="004654A5" w:rsidRDefault="00D0535E" w:rsidP="00D0535E">
      <w:pPr>
        <w:tabs>
          <w:tab w:val="left" w:pos="0"/>
        </w:tabs>
        <w:ind w:right="142" w:firstLine="709"/>
        <w:rPr>
          <w:rFonts w:ascii="Times New Roman" w:eastAsia="Times New Roman" w:hAnsi="Times New Roman" w:cs="Times New Roman"/>
          <w:sz w:val="28"/>
          <w:szCs w:val="28"/>
          <w:lang w:val="de-DE" w:eastAsia="ru-RU"/>
        </w:rPr>
      </w:pPr>
      <w:r>
        <w:rPr>
          <w:rFonts w:ascii="Times New Roman" w:eastAsia="Times New Roman" w:hAnsi="Times New Roman" w:cs="Times New Roman"/>
          <w:sz w:val="28"/>
          <w:szCs w:val="28"/>
          <w:lang w:val="de-DE" w:eastAsia="ru-RU"/>
        </w:rPr>
        <w:t xml:space="preserve">- </w:t>
      </w:r>
      <w:r w:rsidR="004654A5" w:rsidRPr="004654A5">
        <w:rPr>
          <w:rFonts w:ascii="Times New Roman" w:eastAsia="Times New Roman" w:hAnsi="Times New Roman" w:cs="Times New Roman"/>
          <w:sz w:val="28"/>
          <w:szCs w:val="28"/>
          <w:lang w:val="de-DE" w:eastAsia="ru-RU"/>
        </w:rPr>
        <w:t xml:space="preserve">tarixiy obidalarni restavratsiya qilish; </w:t>
      </w:r>
    </w:p>
    <w:p w:rsidR="004654A5" w:rsidRPr="004654A5" w:rsidRDefault="004654A5" w:rsidP="00D0535E">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 xml:space="preserve">- diniy-ma’rifiy merosni tiklash; </w:t>
      </w:r>
    </w:p>
    <w:p w:rsidR="004654A5" w:rsidRPr="004654A5" w:rsidRDefault="004654A5" w:rsidP="00D0535E">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 xml:space="preserve">- xalqaro sayyohlarni jalb qilish; </w:t>
      </w:r>
    </w:p>
    <w:p w:rsidR="00D0535E" w:rsidRDefault="004654A5" w:rsidP="00D0535E">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 milliy hunarmandchilik va xizmat k</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rsatishni ri</w:t>
      </w:r>
      <w:r w:rsidR="00D0535E">
        <w:rPr>
          <w:rFonts w:ascii="Times New Roman" w:eastAsia="Times New Roman" w:hAnsi="Times New Roman" w:cs="Times New Roman"/>
          <w:sz w:val="28"/>
          <w:szCs w:val="28"/>
          <w:lang w:val="de-DE" w:eastAsia="ru-RU"/>
        </w:rPr>
        <w:t>vojlantirish ishlari boshlandi.</w:t>
      </w:r>
    </w:p>
    <w:p w:rsidR="002B1070" w:rsidRDefault="004654A5" w:rsidP="00D0535E">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Bu davrda: Bahouddin Naqshband majmuasi, Chor Bakr majmuasi,</w:t>
      </w:r>
      <w:r w:rsidRPr="004654A5">
        <w:rPr>
          <w:rFonts w:ascii="Times New Roman" w:eastAsia="Times New Roman" w:hAnsi="Times New Roman" w:cs="Times New Roman"/>
          <w:sz w:val="28"/>
          <w:szCs w:val="28"/>
          <w:lang w:val="de-DE" w:eastAsia="ru-RU"/>
        </w:rPr>
        <w:br/>
        <w:t xml:space="preserve">Abdulxoliq </w:t>
      </w:r>
      <w:r w:rsidR="006D26F3">
        <w:rPr>
          <w:rFonts w:ascii="Times New Roman" w:eastAsia="Times New Roman" w:hAnsi="Times New Roman" w:cs="Times New Roman"/>
          <w:sz w:val="28"/>
          <w:szCs w:val="28"/>
          <w:lang w:val="de-DE" w:eastAsia="ru-RU"/>
        </w:rPr>
        <w:t>G‘</w:t>
      </w:r>
      <w:r w:rsidRPr="004654A5">
        <w:rPr>
          <w:rFonts w:ascii="Times New Roman" w:eastAsia="Times New Roman" w:hAnsi="Times New Roman" w:cs="Times New Roman"/>
          <w:sz w:val="28"/>
          <w:szCs w:val="28"/>
          <w:lang w:val="de-DE" w:eastAsia="ru-RU"/>
        </w:rPr>
        <w:t>ijduvoniy maqbarasi kabi ziyoratgohlar qayta ta’mirlandi va obodonlashtirildi. Shuningdek, ziyoratchilar uchun ekskursiya xizmatlari, milliy suvenir d</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konlari va mahalliy gidla</w:t>
      </w:r>
      <w:r w:rsidR="002B1070">
        <w:rPr>
          <w:rFonts w:ascii="Times New Roman" w:eastAsia="Times New Roman" w:hAnsi="Times New Roman" w:cs="Times New Roman"/>
          <w:sz w:val="28"/>
          <w:szCs w:val="28"/>
          <w:lang w:val="de-DE" w:eastAsia="ru-RU"/>
        </w:rPr>
        <w:t xml:space="preserve">r faoliyati rivojlana boshladi. </w:t>
      </w:r>
    </w:p>
    <w:p w:rsidR="004654A5" w:rsidRPr="004654A5" w:rsidRDefault="004654A5" w:rsidP="002B1070">
      <w:pPr>
        <w:tabs>
          <w:tab w:val="left" w:pos="0"/>
        </w:tabs>
        <w:ind w:right="142"/>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2. 2010–2020-yillarda infratuzilmaning kengayishi. Bu davrda Buxoroda ziyorat turizmi davlat siyosati darajasiga k</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tarildi. Turizmni iqtisodiyotning muhim tarmo</w:t>
      </w:r>
      <w:r w:rsidR="006D26F3">
        <w:rPr>
          <w:rFonts w:ascii="Times New Roman" w:eastAsia="Times New Roman" w:hAnsi="Times New Roman" w:cs="Times New Roman"/>
          <w:sz w:val="28"/>
          <w:szCs w:val="28"/>
          <w:lang w:val="de-DE" w:eastAsia="ru-RU"/>
        </w:rPr>
        <w:t>g‘</w:t>
      </w:r>
      <w:r w:rsidRPr="004654A5">
        <w:rPr>
          <w:rFonts w:ascii="Times New Roman" w:eastAsia="Times New Roman" w:hAnsi="Times New Roman" w:cs="Times New Roman"/>
          <w:sz w:val="28"/>
          <w:szCs w:val="28"/>
          <w:lang w:val="de-DE" w:eastAsia="ru-RU"/>
        </w:rPr>
        <w:t xml:space="preserve">i sifatida rivojlantirish uchun: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 xml:space="preserve">- yangi mehmonxonalar;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 xml:space="preserve">- oilaviy mehmon uylari;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 xml:space="preserve">- restoran va milliy oshxonalar;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 transport va y</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 xml:space="preserve">l infratuzilmasi; </w:t>
      </w:r>
    </w:p>
    <w:p w:rsidR="002B1070" w:rsidRDefault="004654A5" w:rsidP="00F45937">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 axbor</w:t>
      </w:r>
      <w:r w:rsidR="002B1070">
        <w:rPr>
          <w:rFonts w:ascii="Times New Roman" w:eastAsia="Times New Roman" w:hAnsi="Times New Roman" w:cs="Times New Roman"/>
          <w:sz w:val="28"/>
          <w:szCs w:val="28"/>
          <w:lang w:val="de-DE" w:eastAsia="ru-RU"/>
        </w:rPr>
        <w:t xml:space="preserve">ot markazlari tashkil qilindi. </w:t>
      </w:r>
    </w:p>
    <w:p w:rsidR="004654A5" w:rsidRPr="002B1070" w:rsidRDefault="004654A5" w:rsidP="00F45937">
      <w:pPr>
        <w:tabs>
          <w:tab w:val="left" w:pos="0"/>
        </w:tabs>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de-DE" w:eastAsia="ru-RU"/>
        </w:rPr>
        <w:t>Buxoroning tarixiy markazi UNESCO merosi sifatida xalqaro miqyosda tar</w:t>
      </w:r>
      <w:r w:rsidR="006D26F3">
        <w:rPr>
          <w:rFonts w:ascii="Times New Roman" w:eastAsia="Times New Roman" w:hAnsi="Times New Roman" w:cs="Times New Roman"/>
          <w:sz w:val="28"/>
          <w:szCs w:val="28"/>
          <w:lang w:val="de-DE" w:eastAsia="ru-RU"/>
        </w:rPr>
        <w:t>g‘</w:t>
      </w:r>
      <w:r w:rsidRPr="004654A5">
        <w:rPr>
          <w:rFonts w:ascii="Times New Roman" w:eastAsia="Times New Roman" w:hAnsi="Times New Roman" w:cs="Times New Roman"/>
          <w:sz w:val="28"/>
          <w:szCs w:val="28"/>
          <w:lang w:val="de-DE" w:eastAsia="ru-RU"/>
        </w:rPr>
        <w:t xml:space="preserve">ib qilindi. </w:t>
      </w:r>
      <w:r w:rsidRPr="004654A5">
        <w:rPr>
          <w:rFonts w:ascii="Times New Roman" w:eastAsia="Times New Roman" w:hAnsi="Times New Roman" w:cs="Times New Roman"/>
          <w:sz w:val="28"/>
          <w:szCs w:val="28"/>
          <w:lang w:val="en-US" w:eastAsia="ru-RU"/>
        </w:rPr>
        <w:t xml:space="preserve">Ziyoratgohlar atrofi obodonlashtirilib, turistlar uchun qulay sharoit yaratildi. </w:t>
      </w:r>
    </w:p>
    <w:p w:rsidR="004654A5" w:rsidRPr="004654A5" w:rsidRDefault="004654A5" w:rsidP="002B1070">
      <w:pPr>
        <w:tabs>
          <w:tab w:val="left" w:pos="0"/>
        </w:tabs>
        <w:ind w:right="142"/>
        <w:rPr>
          <w:rFonts w:ascii="Times New Roman" w:eastAsia="Times New Roman" w:hAnsi="Times New Roman" w:cs="Times New Roman"/>
          <w:sz w:val="28"/>
          <w:szCs w:val="28"/>
          <w:lang w:val="en-US" w:eastAsia="ru-RU"/>
        </w:rPr>
      </w:pPr>
      <w:r w:rsidRPr="00B22CBF">
        <w:rPr>
          <w:rFonts w:ascii="Times New Roman" w:eastAsia="Times New Roman" w:hAnsi="Times New Roman" w:cs="Times New Roman"/>
          <w:sz w:val="28"/>
          <w:szCs w:val="28"/>
          <w:lang w:val="de-DE" w:eastAsia="ru-RU"/>
        </w:rPr>
        <w:t>3. 2020–2025-yillarda zamonaviy rivojlanish bosqichi. 2020-yildan keyin ziyorat turizmini rivojlantirish b</w:t>
      </w:r>
      <w:r w:rsidR="006D26F3">
        <w:rPr>
          <w:rFonts w:ascii="Times New Roman" w:eastAsia="Times New Roman" w:hAnsi="Times New Roman" w:cs="Times New Roman"/>
          <w:sz w:val="28"/>
          <w:szCs w:val="28"/>
          <w:lang w:val="de-DE" w:eastAsia="ru-RU"/>
        </w:rPr>
        <w:t>o‘</w:t>
      </w:r>
      <w:r w:rsidRPr="00B22CBF">
        <w:rPr>
          <w:rFonts w:ascii="Times New Roman" w:eastAsia="Times New Roman" w:hAnsi="Times New Roman" w:cs="Times New Roman"/>
          <w:sz w:val="28"/>
          <w:szCs w:val="28"/>
          <w:lang w:val="de-DE" w:eastAsia="ru-RU"/>
        </w:rPr>
        <w:t xml:space="preserve">yicha maxsus davlat qarorlari qabul qilindi. </w:t>
      </w:r>
      <w:r w:rsidRPr="004654A5">
        <w:rPr>
          <w:rFonts w:ascii="Times New Roman" w:eastAsia="Times New Roman" w:hAnsi="Times New Roman" w:cs="Times New Roman"/>
          <w:sz w:val="28"/>
          <w:szCs w:val="28"/>
          <w:lang w:val="en-US" w:eastAsia="ru-RU"/>
        </w:rPr>
        <w:t xml:space="preserve">Prezident va hukumat tomonidan: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t xml:space="preserve">- ichki va xalqaro ziyorat turizmini rivojlantirish;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t xml:space="preserve">- “Tabarruk ziyorat” platformasini yaratish;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lastRenderedPageBreak/>
        <w:t xml:space="preserve">- “Ziyorat turizmi haftaligi”ni tashkil qilish;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t xml:space="preserve">Buxoroni xalqaro islomiy turizm markaziga aylantirish kabi vazifalar belgilandi.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t>4. Buxoroda ziyorat turizmi infratuzilmasining asosiy y</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nalishlari:</w:t>
      </w:r>
      <w:r w:rsidRPr="004654A5">
        <w:rPr>
          <w:rFonts w:ascii="Times New Roman" w:eastAsia="Times New Roman" w:hAnsi="Times New Roman" w:cs="Times New Roman"/>
          <w:sz w:val="28"/>
          <w:szCs w:val="28"/>
          <w:lang w:val="en-US" w:eastAsia="ru-RU"/>
        </w:rPr>
        <w:br/>
        <w:t>- Transport infratuzilmasi temiry</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l va avtomobil y</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llarining yangilanishi; </w:t>
      </w:r>
    </w:p>
    <w:p w:rsidR="00207058" w:rsidRDefault="00207058" w:rsidP="00F45937">
      <w:pPr>
        <w:tabs>
          <w:tab w:val="left" w:pos="0"/>
        </w:tabs>
        <w:ind w:right="142" w:firstLine="709"/>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r w:rsidR="004654A5" w:rsidRPr="004654A5">
        <w:rPr>
          <w:rFonts w:ascii="Times New Roman" w:eastAsia="Times New Roman" w:hAnsi="Times New Roman" w:cs="Times New Roman"/>
          <w:sz w:val="28"/>
          <w:szCs w:val="28"/>
          <w:lang w:val="en-US" w:eastAsia="ru-RU"/>
        </w:rPr>
        <w:t>aerop</w:t>
      </w:r>
      <w:r>
        <w:rPr>
          <w:rFonts w:ascii="Times New Roman" w:eastAsia="Times New Roman" w:hAnsi="Times New Roman" w:cs="Times New Roman"/>
          <w:sz w:val="28"/>
          <w:szCs w:val="28"/>
          <w:lang w:val="en-US" w:eastAsia="ru-RU"/>
        </w:rPr>
        <w:t xml:space="preserve">ort xizmatlarining kengayishi; </w:t>
      </w:r>
    </w:p>
    <w:p w:rsidR="00207058" w:rsidRDefault="00207058" w:rsidP="00F45937">
      <w:pPr>
        <w:tabs>
          <w:tab w:val="left" w:pos="0"/>
        </w:tabs>
        <w:ind w:right="142" w:firstLine="709"/>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r w:rsidR="004654A5" w:rsidRPr="004654A5">
        <w:rPr>
          <w:rFonts w:ascii="Times New Roman" w:eastAsia="Times New Roman" w:hAnsi="Times New Roman" w:cs="Times New Roman"/>
          <w:sz w:val="28"/>
          <w:szCs w:val="28"/>
          <w:lang w:val="en-US" w:eastAsia="ru-RU"/>
        </w:rPr>
        <w:t>turist avtobuslari va ekskursiya transportlarining k</w:t>
      </w:r>
      <w:r w:rsidR="006D26F3">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 xml:space="preserve">payishi; </w:t>
      </w:r>
    </w:p>
    <w:p w:rsidR="004654A5" w:rsidRPr="004654A5" w:rsidRDefault="00207058" w:rsidP="00F45937">
      <w:pPr>
        <w:tabs>
          <w:tab w:val="left" w:pos="0"/>
        </w:tabs>
        <w:ind w:right="142" w:firstLine="709"/>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r w:rsidR="004654A5" w:rsidRPr="004654A5">
        <w:rPr>
          <w:rFonts w:ascii="Times New Roman" w:eastAsia="Times New Roman" w:hAnsi="Times New Roman" w:cs="Times New Roman"/>
          <w:sz w:val="28"/>
          <w:szCs w:val="28"/>
          <w:lang w:val="en-US" w:eastAsia="ru-RU"/>
        </w:rPr>
        <w:t xml:space="preserve">Mehmonxona tizimi zamonaviy mehmonxonalar; </w:t>
      </w:r>
    </w:p>
    <w:p w:rsidR="00207058"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t>- butik hot</w:t>
      </w:r>
      <w:r w:rsidR="00207058">
        <w:rPr>
          <w:rFonts w:ascii="Times New Roman" w:eastAsia="Times New Roman" w:hAnsi="Times New Roman" w:cs="Times New Roman"/>
          <w:sz w:val="28"/>
          <w:szCs w:val="28"/>
          <w:lang w:val="en-US" w:eastAsia="ru-RU"/>
        </w:rPr>
        <w:t xml:space="preserve">el va family guest house’lari; </w:t>
      </w:r>
    </w:p>
    <w:p w:rsidR="00794C67" w:rsidRDefault="00207058" w:rsidP="00F45937">
      <w:pPr>
        <w:tabs>
          <w:tab w:val="left" w:pos="0"/>
        </w:tabs>
        <w:ind w:right="142" w:firstLine="709"/>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r w:rsidR="00794C67">
        <w:rPr>
          <w:rFonts w:ascii="Times New Roman" w:eastAsia="Times New Roman" w:hAnsi="Times New Roman" w:cs="Times New Roman"/>
          <w:sz w:val="28"/>
          <w:szCs w:val="28"/>
          <w:lang w:val="en-US" w:eastAsia="ru-RU"/>
        </w:rPr>
        <w:t xml:space="preserve"> </w:t>
      </w:r>
      <w:r w:rsidR="004654A5" w:rsidRPr="004654A5">
        <w:rPr>
          <w:rFonts w:ascii="Times New Roman" w:eastAsia="Times New Roman" w:hAnsi="Times New Roman" w:cs="Times New Roman"/>
          <w:sz w:val="28"/>
          <w:szCs w:val="28"/>
          <w:lang w:val="en-US" w:eastAsia="ru-RU"/>
        </w:rPr>
        <w:t>milliy uslubdagi</w:t>
      </w:r>
      <w:r w:rsidR="00794C67">
        <w:rPr>
          <w:rFonts w:ascii="Times New Roman" w:eastAsia="Times New Roman" w:hAnsi="Times New Roman" w:cs="Times New Roman"/>
          <w:sz w:val="28"/>
          <w:szCs w:val="28"/>
          <w:lang w:val="en-US" w:eastAsia="ru-RU"/>
        </w:rPr>
        <w:t xml:space="preserve"> mehmon uylari tashkil qilindi. </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t>Xizmat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rsatish sohasi malakali gid-tarjimonlar tayyorlan turistik axborot markazlari ochildi. Milliy hunarmandchilik savdosi rivojlanib, ziyoratgohlarni obodonlashtirilib, maqbara va masjidlar restavratsiya qilindi.</w:t>
      </w:r>
      <w:r w:rsidRPr="004654A5">
        <w:rPr>
          <w:rFonts w:ascii="Times New Roman" w:eastAsia="Times New Roman" w:hAnsi="Times New Roman" w:cs="Times New Roman"/>
          <w:sz w:val="28"/>
          <w:szCs w:val="28"/>
          <w:lang w:val="en-US" w:eastAsia="ru-RU"/>
        </w:rPr>
        <w:br/>
        <w:t>Yoritish, y</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lak va dam</w:t>
      </w:r>
      <w:r w:rsidR="00794C67">
        <w:rPr>
          <w:rFonts w:ascii="Times New Roman" w:eastAsia="Times New Roman" w:hAnsi="Times New Roman" w:cs="Times New Roman"/>
          <w:sz w:val="28"/>
          <w:szCs w:val="28"/>
          <w:lang w:val="en-US" w:eastAsia="ru-RU"/>
        </w:rPr>
        <w:t xml:space="preserve"> olish hududlari barpo etilib,  </w:t>
      </w:r>
      <w:r w:rsidRPr="004654A5">
        <w:rPr>
          <w:rFonts w:ascii="Times New Roman" w:eastAsia="Times New Roman" w:hAnsi="Times New Roman" w:cs="Times New Roman"/>
          <w:sz w:val="28"/>
          <w:szCs w:val="28"/>
          <w:lang w:val="en-US" w:eastAsia="ru-RU"/>
        </w:rPr>
        <w:t xml:space="preserve">ekologik va sanitariya sharoitlari yaxshilandi. </w:t>
      </w:r>
    </w:p>
    <w:p w:rsidR="004654A5" w:rsidRPr="004654A5" w:rsidRDefault="004654A5" w:rsidP="00F45937">
      <w:pPr>
        <w:tabs>
          <w:tab w:val="left" w:pos="0"/>
        </w:tabs>
        <w:ind w:right="142" w:firstLine="709"/>
        <w:rPr>
          <w:rFonts w:ascii="Times New Roman" w:eastAsia="Times New Roman" w:hAnsi="Times New Roman" w:cs="Times New Roman"/>
          <w:iCs/>
          <w:sz w:val="28"/>
          <w:szCs w:val="28"/>
          <w:lang w:val="en-US"/>
        </w:rPr>
      </w:pPr>
      <w:r w:rsidRPr="004654A5">
        <w:rPr>
          <w:rFonts w:ascii="Times New Roman" w:eastAsia="Times New Roman" w:hAnsi="Times New Roman" w:cs="Times New Roman"/>
          <w:sz w:val="28"/>
          <w:szCs w:val="28"/>
          <w:lang w:val="en-US" w:eastAsia="ru-RU"/>
        </w:rPr>
        <w:t xml:space="preserve"> Xulosa qiladigan b</w:t>
      </w:r>
      <w:r w:rsidR="006D26F3">
        <w:rPr>
          <w:rFonts w:ascii="Times New Roman" w:eastAsia="Times New Roman" w:hAnsi="Times New Roman" w:cs="Times New Roman"/>
          <w:sz w:val="28"/>
          <w:szCs w:val="28"/>
          <w:lang w:val="en-US" w:eastAsia="ru-RU"/>
        </w:rPr>
        <w:t>o‘</w:t>
      </w:r>
      <w:r w:rsidR="00794C67">
        <w:rPr>
          <w:rFonts w:ascii="Times New Roman" w:eastAsia="Times New Roman" w:hAnsi="Times New Roman" w:cs="Times New Roman"/>
          <w:sz w:val="28"/>
          <w:szCs w:val="28"/>
          <w:lang w:val="en-US" w:eastAsia="ru-RU"/>
        </w:rPr>
        <w:t>lsak,</w:t>
      </w:r>
      <w:r w:rsidRPr="004654A5">
        <w:rPr>
          <w:rFonts w:ascii="Times New Roman" w:eastAsia="Times New Roman" w:hAnsi="Times New Roman" w:cs="Times New Roman"/>
          <w:iCs/>
          <w:sz w:val="28"/>
          <w:szCs w:val="28"/>
          <w:lang w:val="en-US"/>
        </w:rPr>
        <w:t xml:space="preserve"> 2000-2016-yillar Buxoroda ziyorat turizmining qat'iy davlat siyosati sifatida t</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liq shakllanmagan, ammo xususiy tadbirkorlar va mahalliy byudjet mabla</w:t>
      </w:r>
      <w:r w:rsidR="006D26F3">
        <w:rPr>
          <w:rFonts w:ascii="Times New Roman" w:eastAsia="Times New Roman" w:hAnsi="Times New Roman" w:cs="Times New Roman"/>
          <w:iCs/>
          <w:sz w:val="28"/>
          <w:szCs w:val="28"/>
          <w:lang w:val="en-US"/>
        </w:rPr>
        <w:t>g‘</w:t>
      </w:r>
      <w:r w:rsidRPr="004654A5">
        <w:rPr>
          <w:rFonts w:ascii="Times New Roman" w:eastAsia="Times New Roman" w:hAnsi="Times New Roman" w:cs="Times New Roman"/>
          <w:iCs/>
          <w:sz w:val="28"/>
          <w:szCs w:val="28"/>
          <w:lang w:val="en-US"/>
        </w:rPr>
        <w:t>lari hisobiga kelajakdagi ulkan sakrash uchun dastlabki infratuzilma bazasi (kichik mehmonxonalar, ovqatlanish tarmoqlari, xususiy turoperatorlar) yaratilgan davr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ldi. Bu davrda orttirilgan tajriba, y</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 q</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 xml:space="preserve">yilgan xatolar va aniqlangan ehtiyojlar keyinchalik 2017-yildan boshlangan tub islohotlar va ochiqlik siyosatining muvaffaqiyatli amalga oshishi uchun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 xml:space="preserve">ziga xos fundamental zamin vazifasini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tab berdi.</w:t>
      </w:r>
    </w:p>
    <w:p w:rsidR="004654A5" w:rsidRPr="000C4785" w:rsidRDefault="004654A5" w:rsidP="000C4785">
      <w:pPr>
        <w:tabs>
          <w:tab w:val="left" w:pos="0"/>
        </w:tabs>
        <w:spacing w:after="240"/>
        <w:ind w:right="142" w:firstLine="709"/>
        <w:rPr>
          <w:rFonts w:ascii="Times New Roman" w:eastAsia="Times New Roman" w:hAnsi="Times New Roman" w:cs="Times New Roman"/>
          <w:sz w:val="28"/>
          <w:szCs w:val="28"/>
          <w:lang w:val="de-DE" w:eastAsia="ru-RU"/>
        </w:rPr>
      </w:pPr>
      <w:r w:rsidRPr="004654A5">
        <w:rPr>
          <w:rFonts w:ascii="Times New Roman" w:eastAsia="Times New Roman" w:hAnsi="Times New Roman" w:cs="Times New Roman"/>
          <w:sz w:val="28"/>
          <w:szCs w:val="28"/>
          <w:lang w:val="en-US" w:eastAsia="ru-RU"/>
        </w:rPr>
        <w:t xml:space="preserve">2000–2025-yillar davomida esa Buxoroda ziyorat turizmi bosqichma-bosqich tiklandi va zamonaviy infratuzilmaga ega yirik turizm markaziga aylandi. Davlat dasturlari, tarixiy merosni asrash, transport va mehmonxona tizimining rivojlanishi natijasida Buxoro nafaqat </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zbekistonning, balki Markaziy Osiyoning muhim ziyorat turizmi</w:t>
      </w:r>
      <w:r w:rsidR="00794C67">
        <w:rPr>
          <w:rFonts w:ascii="Times New Roman" w:eastAsia="Times New Roman" w:hAnsi="Times New Roman" w:cs="Times New Roman"/>
          <w:sz w:val="28"/>
          <w:szCs w:val="28"/>
          <w:lang w:val="en-US" w:eastAsia="ru-RU"/>
        </w:rPr>
        <w:t xml:space="preserve"> markazlaridan biriga aylandi.  </w:t>
      </w:r>
      <w:r w:rsidRPr="004654A5">
        <w:rPr>
          <w:rFonts w:ascii="Times New Roman" w:eastAsia="Times New Roman" w:hAnsi="Times New Roman" w:cs="Times New Roman"/>
          <w:sz w:val="28"/>
          <w:szCs w:val="28"/>
          <w:lang w:val="en-US" w:eastAsia="ru-RU"/>
        </w:rPr>
        <w:t>Buxoroga kirish imkoniyatlari s</w:t>
      </w:r>
      <w:r w:rsidR="006D26F3">
        <w:rPr>
          <w:rFonts w:ascii="Times New Roman" w:eastAsia="Times New Roman" w:hAnsi="Times New Roman" w:cs="Times New Roman"/>
          <w:sz w:val="28"/>
          <w:szCs w:val="28"/>
          <w:lang w:val="en-US" w:eastAsia="ru-RU"/>
        </w:rPr>
        <w:t>o‘</w:t>
      </w:r>
      <w:r w:rsidR="00794C67">
        <w:rPr>
          <w:rFonts w:ascii="Times New Roman" w:eastAsia="Times New Roman" w:hAnsi="Times New Roman" w:cs="Times New Roman"/>
          <w:sz w:val="28"/>
          <w:szCs w:val="28"/>
          <w:lang w:val="en-US" w:eastAsia="ru-RU"/>
        </w:rPr>
        <w:t xml:space="preserve">nggi yillarda sezilarli </w:t>
      </w:r>
      <w:r w:rsidRPr="004654A5">
        <w:rPr>
          <w:rFonts w:ascii="Times New Roman" w:eastAsia="Times New Roman" w:hAnsi="Times New Roman" w:cs="Times New Roman"/>
          <w:sz w:val="28"/>
          <w:szCs w:val="28"/>
          <w:lang w:val="en-US" w:eastAsia="ru-RU"/>
        </w:rPr>
        <w:t xml:space="preserve">darajada </w:t>
      </w:r>
      <w:r w:rsidR="00794C67">
        <w:rPr>
          <w:rFonts w:ascii="Times New Roman" w:eastAsia="Times New Roman" w:hAnsi="Times New Roman" w:cs="Times New Roman"/>
          <w:sz w:val="28"/>
          <w:szCs w:val="28"/>
          <w:lang w:val="en-US" w:eastAsia="ru-RU"/>
        </w:rPr>
        <w:t xml:space="preserve"> </w:t>
      </w:r>
      <w:r w:rsidRPr="004654A5">
        <w:rPr>
          <w:rFonts w:ascii="Times New Roman" w:eastAsia="Times New Roman" w:hAnsi="Times New Roman" w:cs="Times New Roman"/>
          <w:sz w:val="28"/>
          <w:szCs w:val="28"/>
          <w:lang w:val="en-US" w:eastAsia="ru-RU"/>
        </w:rPr>
        <w:t xml:space="preserve">yaxshilanib, Buxoro xalqaro aeroporti Markaziy Osiyodagi ziyorat </w:t>
      </w:r>
      <w:r w:rsidRPr="004654A5">
        <w:rPr>
          <w:rFonts w:ascii="Times New Roman" w:eastAsia="Times New Roman" w:hAnsi="Times New Roman" w:cs="Times New Roman"/>
          <w:sz w:val="28"/>
          <w:szCs w:val="28"/>
          <w:lang w:val="en-US" w:eastAsia="ru-RU"/>
        </w:rPr>
        <w:lastRenderedPageBreak/>
        <w:t>y</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nalishlari orasida eng zamonaviy aeroportlardan biriga aylandi.  Afrosiyob tezyurar poyezdi esa Toshkent</w:t>
      </w:r>
      <w:r w:rsidR="00167AD3">
        <w:rPr>
          <w:rFonts w:ascii="Times New Roman" w:eastAsia="Times New Roman" w:hAnsi="Times New Roman" w:cs="Times New Roman"/>
          <w:sz w:val="28"/>
          <w:szCs w:val="28"/>
          <w:lang w:val="en-US" w:eastAsia="ru-RU"/>
        </w:rPr>
        <w:t xml:space="preserve"> </w:t>
      </w:r>
      <w:r w:rsidRPr="004654A5">
        <w:rPr>
          <w:rFonts w:ascii="Times New Roman" w:eastAsia="Times New Roman" w:hAnsi="Times New Roman" w:cs="Times New Roman"/>
          <w:sz w:val="28"/>
          <w:szCs w:val="28"/>
          <w:lang w:val="en-US" w:eastAsia="ru-RU"/>
        </w:rPr>
        <w:t>-</w:t>
      </w:r>
      <w:r w:rsidR="00167AD3">
        <w:rPr>
          <w:rFonts w:ascii="Times New Roman" w:eastAsia="Times New Roman" w:hAnsi="Times New Roman" w:cs="Times New Roman"/>
          <w:sz w:val="28"/>
          <w:szCs w:val="28"/>
          <w:lang w:val="en-US" w:eastAsia="ru-RU"/>
        </w:rPr>
        <w:t xml:space="preserve"> </w:t>
      </w:r>
      <w:r w:rsidRPr="004654A5">
        <w:rPr>
          <w:rFonts w:ascii="Times New Roman" w:eastAsia="Times New Roman" w:hAnsi="Times New Roman" w:cs="Times New Roman"/>
          <w:sz w:val="28"/>
          <w:szCs w:val="28"/>
          <w:lang w:val="en-US" w:eastAsia="ru-RU"/>
        </w:rPr>
        <w:t xml:space="preserve">Buxoro masofasini 6 soatdan 3,5 soatgacha qisqartirdi. Ammo tashqi ziyoratchilar uchun narxlar reglamentlanmaganligi muammo sifatida qolmoqda. </w:t>
      </w:r>
      <w:r w:rsidRPr="004654A5">
        <w:rPr>
          <w:rFonts w:ascii="Times New Roman" w:eastAsia="Times New Roman" w:hAnsi="Times New Roman" w:cs="Times New Roman"/>
          <w:sz w:val="28"/>
          <w:szCs w:val="28"/>
          <w:lang w:val="en-US" w:eastAsia="ru-RU"/>
        </w:rPr>
        <w:br/>
        <w:t>Buxoro viloyati hokimligi statistik ma'lumotlariga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ra, shahardagi asosiy 15 </w:t>
      </w:r>
      <w:r w:rsidRPr="004654A5">
        <w:rPr>
          <w:rFonts w:ascii="Times New Roman" w:eastAsia="Times New Roman" w:hAnsi="Times New Roman" w:cs="Times New Roman"/>
          <w:sz w:val="28"/>
          <w:szCs w:val="28"/>
          <w:lang w:val="en-US" w:eastAsia="ru-RU"/>
        </w:rPr>
        <w:br/>
        <w:t>ziyoratgohdan faqat 8 tasi bir-biriga piyoda yurish masofasida joylashgan. Qolgan 7 ta obyekt (jumladan, Bahouddin Naqshband majmuasi, Chashmai Ayub) shahar markazidan 5-15 km uzoqlikda joylashgan b</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lib, ularga maxsus transport xizmatlari yetarli emas. Rivojlangan ziyorat markazlarida maxsus turistik avtobus y</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nalishlari ziyoratchilar oqimining 60-70% ni qamrab oladi, Buxoroda esa bu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rsatkich 25% atrofida Buxoro ziyoratgohlarida QR kodlar orqali ma'lumot olish imkoniyati joriy qilingan, ammo tarkibidagi ma'lumotlar cheklangan va faqat 2-3 tilda taqdim etilgan. </w:t>
      </w:r>
      <w:r w:rsidRPr="004654A5">
        <w:rPr>
          <w:rFonts w:ascii="Times New Roman" w:eastAsia="Times New Roman" w:hAnsi="Times New Roman" w:cs="Times New Roman"/>
          <w:sz w:val="28"/>
          <w:szCs w:val="28"/>
          <w:lang w:val="en-US" w:eastAsia="ru-RU"/>
        </w:rPr>
        <w:br/>
      </w:r>
      <w:r w:rsidRPr="004654A5">
        <w:rPr>
          <w:rFonts w:ascii="Times New Roman" w:eastAsia="Calibri" w:hAnsi="Times New Roman" w:cs="Times New Roman"/>
          <w:sz w:val="28"/>
          <w:szCs w:val="28"/>
          <w:lang w:val="de-DE"/>
        </w:rPr>
        <w:t>2025-yilning 1-yanvar holatiga k</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ra Buxoro viloyatida 610 ta barcha turdagi joylashtirish vositalari r</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yxatga olingan. Bular orasida eng mashhurlari</w:t>
      </w:r>
      <w:r w:rsidRPr="004654A5">
        <w:rPr>
          <w:rFonts w:ascii="Times New Roman" w:eastAsia="Calibri" w:hAnsi="Times New Roman" w:cs="Times New Roman"/>
          <w:b/>
          <w:bCs/>
          <w:sz w:val="28"/>
          <w:szCs w:val="28"/>
          <w:lang w:val="de-DE"/>
        </w:rPr>
        <w:t xml:space="preserve"> </w:t>
      </w:r>
      <w:r w:rsidRPr="004654A5">
        <w:rPr>
          <w:rFonts w:ascii="Times New Roman" w:eastAsia="Calibri" w:hAnsi="Times New Roman" w:cs="Times New Roman"/>
          <w:bCs/>
          <w:sz w:val="28"/>
          <w:szCs w:val="28"/>
          <w:lang w:val="de-DE"/>
        </w:rPr>
        <w:t>Grand Buxoro, Orom, Old Siti, Afrosiyob, Ark Royal Bukhara</w:t>
      </w:r>
      <w:r w:rsidRPr="004654A5">
        <w:rPr>
          <w:rFonts w:ascii="Times New Roman" w:eastAsia="Calibri" w:hAnsi="Times New Roman" w:cs="Times New Roman"/>
          <w:sz w:val="28"/>
          <w:szCs w:val="28"/>
          <w:lang w:val="de-DE"/>
        </w:rPr>
        <w:t xml:space="preserve">, </w:t>
      </w:r>
      <w:r w:rsidRPr="004654A5">
        <w:rPr>
          <w:rFonts w:ascii="Times New Roman" w:eastAsia="Calibri" w:hAnsi="Times New Roman" w:cs="Times New Roman"/>
          <w:bCs/>
          <w:sz w:val="28"/>
          <w:szCs w:val="28"/>
          <w:lang w:val="de-DE"/>
        </w:rPr>
        <w:t>Sarbon Plaza, Shakh Hotel, Shohnishin Boutique</w:t>
      </w:r>
      <w:r w:rsidRPr="004654A5">
        <w:rPr>
          <w:rFonts w:ascii="Times New Roman" w:eastAsia="Calibri" w:hAnsi="Times New Roman" w:cs="Times New Roman"/>
          <w:sz w:val="28"/>
          <w:szCs w:val="28"/>
          <w:lang w:val="de-DE"/>
        </w:rPr>
        <w:t>.</w:t>
      </w:r>
      <w:r w:rsidRPr="004654A5">
        <w:rPr>
          <w:rFonts w:ascii="Times New Roman" w:eastAsia="Calibri" w:hAnsi="Times New Roman" w:cs="Times New Roman"/>
          <w:color w:val="000000"/>
          <w:sz w:val="28"/>
          <w:szCs w:val="28"/>
          <w:lang w:val="de-DE"/>
        </w:rPr>
        <w:t xml:space="preserve"> Vazirlar Mahkamasining qarori bilan viloyatdagi 829 ta moddiy madaniy meros obyekti davlat muhofazasiga olindi.(1-jadval)</w:t>
      </w:r>
    </w:p>
    <w:p w:rsidR="00EB3D74" w:rsidRDefault="00EB3D74">
      <w:pPr>
        <w:rPr>
          <w:rFonts w:ascii="Times New Roman" w:eastAsia="Calibri" w:hAnsi="Times New Roman" w:cs="Times New Roman"/>
          <w:b/>
          <w:sz w:val="28"/>
          <w:szCs w:val="28"/>
          <w:lang w:val="de-DE"/>
        </w:rPr>
      </w:pPr>
      <w:r>
        <w:rPr>
          <w:rFonts w:ascii="Times New Roman" w:eastAsia="Calibri" w:hAnsi="Times New Roman" w:cs="Times New Roman"/>
          <w:b/>
          <w:sz w:val="28"/>
          <w:szCs w:val="28"/>
          <w:lang w:val="de-DE"/>
        </w:rPr>
        <w:br w:type="page"/>
      </w:r>
    </w:p>
    <w:p w:rsidR="004654A5" w:rsidRPr="004654A5" w:rsidRDefault="004654A5" w:rsidP="000C4785">
      <w:pPr>
        <w:tabs>
          <w:tab w:val="left" w:pos="0"/>
        </w:tabs>
        <w:spacing w:after="240"/>
        <w:ind w:right="142" w:firstLine="709"/>
        <w:jc w:val="center"/>
        <w:rPr>
          <w:rFonts w:ascii="Times New Roman" w:eastAsia="Calibri" w:hAnsi="Times New Roman" w:cs="Times New Roman"/>
          <w:b/>
          <w:sz w:val="28"/>
          <w:szCs w:val="28"/>
          <w:lang w:val="de-DE"/>
        </w:rPr>
      </w:pPr>
      <w:r w:rsidRPr="004654A5">
        <w:rPr>
          <w:rFonts w:ascii="Times New Roman" w:eastAsia="Calibri" w:hAnsi="Times New Roman" w:cs="Times New Roman"/>
          <w:b/>
          <w:sz w:val="28"/>
          <w:szCs w:val="28"/>
          <w:lang w:val="de-DE"/>
        </w:rPr>
        <w:lastRenderedPageBreak/>
        <w:t>2.2.</w:t>
      </w:r>
      <w:r w:rsidRPr="004654A5">
        <w:rPr>
          <w:rFonts w:ascii="Times New Roman" w:eastAsia="Calibri" w:hAnsi="Times New Roman" w:cs="Times New Roman"/>
          <w:b/>
          <w:sz w:val="28"/>
          <w:szCs w:val="28"/>
          <w:lang w:val="de-DE"/>
        </w:rPr>
        <w:tab/>
        <w:t>Xalqaro hamkorlik ishlari, ijtimoiy – iqtisodiy ahamiyati, muammolar va istiqbollar</w:t>
      </w:r>
    </w:p>
    <w:p w:rsidR="004C673C"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de-DE" w:eastAsia="ru-RU"/>
        </w:rPr>
        <w:t>Oʻzbekiston mustaqillikka erishgandan keyin Buxoroda turizm xususan ziyorat turizmi sohasida xalqaro hamkorlik aloqalari kengayib, xalqaro tashkilotlar, xorijiy davlatlar va investorlar bilan hamkorlikda tarixiy-madaniy merosni asrab avaylash, ziyorat maskanlarini ta’mirlash hamda turizm infratuzilmasini rivojlantirish b</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yicha k</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plab loyihalarni amalga oshirish ishlari y</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lga q</w:t>
      </w:r>
      <w:r w:rsidR="006D26F3">
        <w:rPr>
          <w:rFonts w:ascii="Times New Roman" w:eastAsia="Times New Roman" w:hAnsi="Times New Roman" w:cs="Times New Roman"/>
          <w:sz w:val="28"/>
          <w:szCs w:val="28"/>
          <w:lang w:val="de-DE" w:eastAsia="ru-RU"/>
        </w:rPr>
        <w:t>o‘</w:t>
      </w:r>
      <w:r w:rsidRPr="004654A5">
        <w:rPr>
          <w:rFonts w:ascii="Times New Roman" w:eastAsia="Times New Roman" w:hAnsi="Times New Roman" w:cs="Times New Roman"/>
          <w:sz w:val="28"/>
          <w:szCs w:val="28"/>
          <w:lang w:val="de-DE" w:eastAsia="ru-RU"/>
        </w:rPr>
        <w:t>yildi.</w:t>
      </w:r>
      <w:r w:rsidRPr="004654A5">
        <w:rPr>
          <w:rFonts w:ascii="Times New Roman" w:eastAsia="Times New Roman" w:hAnsi="Times New Roman" w:cs="Times New Roman"/>
          <w:sz w:val="24"/>
          <w:szCs w:val="24"/>
          <w:lang w:val="de-DE" w:eastAsia="ru-RU"/>
        </w:rPr>
        <w:t xml:space="preserve"> </w:t>
      </w:r>
      <w:r w:rsidRPr="004654A5">
        <w:rPr>
          <w:rFonts w:ascii="Times New Roman" w:eastAsia="Calibri" w:hAnsi="Times New Roman" w:cs="Times New Roman"/>
          <w:color w:val="000000"/>
          <w:sz w:val="28"/>
          <w:szCs w:val="28"/>
          <w:lang w:val="en-US"/>
        </w:rPr>
        <w:t>1993-yilda Buxoro shahrining tarixiy markazi Y</w:t>
      </w:r>
      <w:r w:rsidRPr="004654A5">
        <w:rPr>
          <w:rFonts w:ascii="Times New Roman" w:eastAsia="Times New Roman" w:hAnsi="Times New Roman" w:cs="Times New Roman"/>
          <w:sz w:val="28"/>
          <w:szCs w:val="28"/>
          <w:lang w:val="en-US" w:eastAsia="ru-RU"/>
        </w:rPr>
        <w:t>UNESCO tomonidan  Butunjahon madaniy  merosi r</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yxatiga kiritildi. Shu davrdan boshlab YUNESCO bilan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p tomonlama hamkorlik ishlari olib borildi. Xususan, r</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yxatga olingan tarixiy obidalarni </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z holicha saqlash maqsadida keng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lamli restavratsiya ishlari olib borildi. 2000–2025-yillarda davomida Buxoroda ziyorat turizmini rivojlantirish maqsadida YUNESCO, UNWTO va ISESCO kabi xalqaro tashkilotlar bilan ham samarali hamkorlik ishlari amalga oshirildi. Ayniqsa, 2019-yil 21-23-fevral kunlarida Buxoro shahrida  </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tkazilgan I - Xalqaro ziyorat turizmi forumi Buxoroning xalqaro turizm markazi sifatidagi mavqeini yanada oshirdi. Birinchi marotaba tashkil etilayotgan ushbu anjumandan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zlangan asosiy maqsad </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zbekistonning ziyorat turizmi borasidagi salohiyatini xalqaro miqyosda keng tar</w:t>
      </w:r>
      <w:r w:rsidR="006D26F3">
        <w:rPr>
          <w:rFonts w:ascii="Times New Roman" w:eastAsia="Times New Roman" w:hAnsi="Times New Roman" w:cs="Times New Roman"/>
          <w:sz w:val="28"/>
          <w:szCs w:val="28"/>
          <w:lang w:val="en-US" w:eastAsia="ru-RU"/>
        </w:rPr>
        <w:t>g‘</w:t>
      </w:r>
      <w:r w:rsidRPr="004654A5">
        <w:rPr>
          <w:rFonts w:ascii="Times New Roman" w:eastAsia="Times New Roman" w:hAnsi="Times New Roman" w:cs="Times New Roman"/>
          <w:sz w:val="28"/>
          <w:szCs w:val="28"/>
          <w:lang w:val="en-US" w:eastAsia="ru-RU"/>
        </w:rPr>
        <w:t>ib qilishdan iboratdir.</w:t>
      </w:r>
      <w:r w:rsidRPr="004654A5">
        <w:rPr>
          <w:rFonts w:ascii="Calibri" w:eastAsia="Calibri" w:hAnsi="Calibri" w:cs="Times New Roman"/>
          <w:color w:val="1C1C1C"/>
          <w:sz w:val="28"/>
          <w:szCs w:val="28"/>
          <w:shd w:val="clear" w:color="auto" w:fill="FFFFFF"/>
          <w:lang w:val="en-US"/>
        </w:rPr>
        <w:t> </w:t>
      </w:r>
      <w:r w:rsidRPr="004654A5">
        <w:rPr>
          <w:rFonts w:ascii="Times New Roman" w:eastAsia="Times New Roman" w:hAnsi="Times New Roman" w:cs="Times New Roman"/>
          <w:sz w:val="28"/>
          <w:szCs w:val="28"/>
          <w:lang w:val="en-US" w:eastAsia="ru-RU"/>
        </w:rPr>
        <w:t>Ushbu forumda 34 ta davlatdan 120 dan ortiq vakillar qatnashdi.</w:t>
      </w:r>
      <w:r w:rsidRPr="004654A5">
        <w:rPr>
          <w:rFonts w:ascii="Arial" w:eastAsia="Calibri" w:hAnsi="Arial" w:cs="Arial"/>
          <w:color w:val="000000"/>
          <w:sz w:val="28"/>
          <w:szCs w:val="28"/>
          <w:shd w:val="clear" w:color="auto" w:fill="FFFFFF"/>
          <w:lang w:val="en-US"/>
        </w:rPr>
        <w:t xml:space="preserve"> </w:t>
      </w:r>
      <w:r w:rsidRPr="004654A5">
        <w:rPr>
          <w:rFonts w:ascii="Times New Roman" w:eastAsia="Calibri" w:hAnsi="Times New Roman" w:cs="Times New Roman"/>
          <w:color w:val="000000"/>
          <w:sz w:val="28"/>
          <w:szCs w:val="28"/>
          <w:shd w:val="clear" w:color="auto" w:fill="FFFFFF"/>
          <w:lang w:val="en-US"/>
        </w:rPr>
        <w:t>Indoneziya, Malayziya, Misr, Pokiston, Qozo</w:t>
      </w:r>
      <w:r w:rsidR="006D26F3">
        <w:rPr>
          <w:rFonts w:ascii="Times New Roman" w:eastAsia="Calibri" w:hAnsi="Times New Roman" w:cs="Times New Roman"/>
          <w:color w:val="000000"/>
          <w:sz w:val="28"/>
          <w:szCs w:val="28"/>
          <w:shd w:val="clear" w:color="auto" w:fill="FFFFFF"/>
          <w:lang w:val="en-US"/>
        </w:rPr>
        <w:t>g‘</w:t>
      </w:r>
      <w:r w:rsidRPr="004654A5">
        <w:rPr>
          <w:rFonts w:ascii="Times New Roman" w:eastAsia="Calibri" w:hAnsi="Times New Roman" w:cs="Times New Roman"/>
          <w:color w:val="000000"/>
          <w:sz w:val="28"/>
          <w:szCs w:val="28"/>
          <w:shd w:val="clear" w:color="auto" w:fill="FFFFFF"/>
          <w:lang w:val="en-US"/>
        </w:rPr>
        <w:t>iston, Qatar, Kuvayt, Saudiya Arabistoni, Singapur, Ozarbayjon, Turkiya, Nigeriya, Rossiya, Hindiston, Germaniya, AQSH, Fransiya, Buyuk Britaniya, Janubiy Afrika kabi dunyoning k</w:t>
      </w:r>
      <w:r w:rsidR="006D26F3">
        <w:rPr>
          <w:rFonts w:ascii="Times New Roman" w:eastAsia="Calibri" w:hAnsi="Times New Roman" w:cs="Times New Roman"/>
          <w:color w:val="000000"/>
          <w:sz w:val="28"/>
          <w:szCs w:val="28"/>
          <w:shd w:val="clear" w:color="auto" w:fill="FFFFFF"/>
          <w:lang w:val="en-US"/>
        </w:rPr>
        <w:t>o‘</w:t>
      </w:r>
      <w:r w:rsidRPr="004654A5">
        <w:rPr>
          <w:rFonts w:ascii="Times New Roman" w:eastAsia="Calibri" w:hAnsi="Times New Roman" w:cs="Times New Roman"/>
          <w:color w:val="000000"/>
          <w:sz w:val="28"/>
          <w:szCs w:val="28"/>
          <w:shd w:val="clear" w:color="auto" w:fill="FFFFFF"/>
          <w:lang w:val="en-US"/>
        </w:rPr>
        <w:t xml:space="preserve">plab mamlakatlari, shuningdek, bir qancha  xalqaro tashkilotlardan jami  100 dan ziyod mutaxasislar, sayyohlik kompaniyalari vakillari ishtirok etishib, </w:t>
      </w:r>
      <w:r w:rsidRPr="004654A5">
        <w:rPr>
          <w:rFonts w:ascii="Times New Roman" w:eastAsia="Times New Roman" w:hAnsi="Times New Roman" w:cs="Times New Roman"/>
          <w:sz w:val="28"/>
          <w:szCs w:val="28"/>
          <w:lang w:val="en-US" w:eastAsia="ru-RU"/>
        </w:rPr>
        <w:t xml:space="preserve">ziyorat turizmini yanada rivojlantirish uchun boshqa davlatlar tajribasini avvalo yaponiya tajribasini </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rganish asosiy maqsad qilib olindi. Xususan, Yaponiya hukumati Janubiy-Sharqiy Osiyo davlatlari uchun vizasiz tartibni joriy qilgan, bundan tashqari aeroport, savdo d</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konlari, mehmonxonalar, dam olish maskanlari va shunga </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xshash sayyohlar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p </w:t>
      </w:r>
      <w:r w:rsidRPr="004654A5">
        <w:rPr>
          <w:rFonts w:ascii="Times New Roman" w:eastAsia="Times New Roman" w:hAnsi="Times New Roman" w:cs="Times New Roman"/>
          <w:sz w:val="28"/>
          <w:szCs w:val="28"/>
          <w:lang w:val="en-US" w:eastAsia="ru-RU"/>
        </w:rPr>
        <w:lastRenderedPageBreak/>
        <w:t xml:space="preserve">tashrif buyuradigan joylarda kerakli barcha qulayliklar yaratildi. Viloyatimizda yaratilgan mana shunday qulayliklar sababli birgina 2017 yilning </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zida Yaponiyaga musulmon davlatlaridan bir milliondan ortiq xorijiy  turistlar tashrif buyurdi.  Bu kabi xalqaro</w:t>
      </w:r>
      <w:r w:rsidRPr="004654A5">
        <w:rPr>
          <w:rFonts w:ascii="Arial" w:eastAsia="Times New Roman" w:hAnsi="Arial" w:cs="Arial"/>
          <w:sz w:val="28"/>
          <w:szCs w:val="28"/>
          <w:lang w:val="en-US" w:eastAsia="ru-RU"/>
        </w:rPr>
        <w:t xml:space="preserve"> </w:t>
      </w:r>
      <w:r w:rsidRPr="004654A5">
        <w:rPr>
          <w:rFonts w:ascii="Times New Roman" w:eastAsia="Times New Roman" w:hAnsi="Times New Roman" w:cs="Times New Roman"/>
          <w:sz w:val="28"/>
          <w:szCs w:val="28"/>
          <w:lang w:val="en-US" w:eastAsia="ru-RU"/>
        </w:rPr>
        <w:t xml:space="preserve">tajribalar yurtimizda ziyorat turizmining istiqboli uchun muhim ahamiyatga ega hisoblanadi. </w:t>
      </w:r>
      <w:r w:rsidR="004C673C">
        <w:rPr>
          <w:rFonts w:ascii="Times New Roman" w:eastAsia="Times New Roman" w:hAnsi="Times New Roman" w:cs="Times New Roman"/>
          <w:sz w:val="28"/>
          <w:szCs w:val="28"/>
          <w:lang w:val="en-US" w:eastAsia="ru-RU"/>
        </w:rPr>
        <w:t xml:space="preserve"> </w:t>
      </w:r>
    </w:p>
    <w:p w:rsidR="004C673C" w:rsidRPr="004C673C" w:rsidRDefault="004C673C" w:rsidP="004C673C">
      <w:pPr>
        <w:tabs>
          <w:tab w:val="left" w:pos="0"/>
        </w:tabs>
        <w:ind w:right="142" w:firstLine="709"/>
        <w:rPr>
          <w:rFonts w:ascii="Times New Roman" w:eastAsia="Times New Roman" w:hAnsi="Times New Roman" w:cs="Times New Roman"/>
          <w:sz w:val="28"/>
          <w:szCs w:val="28"/>
          <w:lang w:val="en-US" w:eastAsia="ru-RU"/>
        </w:rPr>
      </w:pPr>
      <w:r w:rsidRPr="004C673C">
        <w:rPr>
          <w:rFonts w:ascii="Times New Roman" w:eastAsia="Times New Roman" w:hAnsi="Times New Roman" w:cs="Times New Roman"/>
          <w:sz w:val="28"/>
          <w:szCs w:val="28"/>
          <w:lang w:val="en-US" w:eastAsia="ru-RU"/>
        </w:rPr>
        <w:t>Xalqaro hamkorlikning asosiy y</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nalishlaridan biri UNESCO bilan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rnatilgan uzoq muddatli aloqalardir. 1993-yilda Buxoro shahrining tarixiy markazi Butunjahon madaniy merosi r</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yxatiga kiritilgach, bu aloqalar yangi bosqichga k</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tarildi. R</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yxatga kiritilish bilan birga shaharning xalqaro obr</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si sezilarli darajada oshdi va xorijiy sayyohlar oqimini k</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paytirish uchun qulay shart-sharoit yuzaga keldi. Shu davrdan boshlab UNESCO bilan hamkorlikda tarixiy obidalarni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z holicha saqlash, restavratsiya texnologiyalarini takomillashtirish va me'moriy yodgorliklarni kelajak avlodlarga yetkazish maqsadida keng k</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lamli ilmiy-amaliy ishlar olib borildi.</w:t>
      </w:r>
    </w:p>
    <w:p w:rsidR="004C673C" w:rsidRPr="004C673C" w:rsidRDefault="004C673C" w:rsidP="004C673C">
      <w:pPr>
        <w:tabs>
          <w:tab w:val="left" w:pos="0"/>
        </w:tabs>
        <w:ind w:right="142" w:firstLine="709"/>
        <w:rPr>
          <w:rFonts w:ascii="Times New Roman" w:eastAsia="Times New Roman" w:hAnsi="Times New Roman" w:cs="Times New Roman"/>
          <w:sz w:val="28"/>
          <w:szCs w:val="28"/>
          <w:lang w:val="en-US" w:eastAsia="ru-RU"/>
        </w:rPr>
      </w:pPr>
      <w:r w:rsidRPr="004C673C">
        <w:rPr>
          <w:rFonts w:ascii="Times New Roman" w:eastAsia="Times New Roman" w:hAnsi="Times New Roman" w:cs="Times New Roman"/>
          <w:sz w:val="28"/>
          <w:szCs w:val="28"/>
          <w:lang w:val="en-US" w:eastAsia="ru-RU"/>
        </w:rPr>
        <w:t xml:space="preserve">Xalqaro turizm tashkiloti — UNWTO hamda Islom ta'lim, fan va madaniyat tashkiloti — ISESCO bilan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rnatilgan hamkorlik ham Buxoroning xalqaro ziyorat markazi sifatidagi mavqeini mustahkamlashda muhim rol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ynadi. Ushbu tashkilotlar orqali Buxorodagi ziyoratgohlar va tarixiy obidalar xalqaro anjumanlarda taqdim etilib, turli mamlakatlardagi potentsial ziyoratchilar diqqatiga yetkazildi. Ayniqsa, Islom hamkorlik tashkilotiga a'zo davlatlar bilan munosabatlarning kengayishi musulmon turistlarni jalb qilishda strategik ahamiyat kasb etdi.</w:t>
      </w:r>
    </w:p>
    <w:p w:rsidR="004C673C" w:rsidRPr="004C673C" w:rsidRDefault="004C673C" w:rsidP="004C673C">
      <w:pPr>
        <w:tabs>
          <w:tab w:val="left" w:pos="0"/>
        </w:tabs>
        <w:ind w:right="142" w:firstLine="709"/>
        <w:rPr>
          <w:rFonts w:ascii="Times New Roman" w:eastAsia="Times New Roman" w:hAnsi="Times New Roman" w:cs="Times New Roman"/>
          <w:sz w:val="28"/>
          <w:szCs w:val="28"/>
          <w:lang w:val="en-US" w:eastAsia="ru-RU"/>
        </w:rPr>
      </w:pPr>
      <w:r w:rsidRPr="004C673C">
        <w:rPr>
          <w:rFonts w:ascii="Times New Roman" w:eastAsia="Times New Roman" w:hAnsi="Times New Roman" w:cs="Times New Roman"/>
          <w:sz w:val="28"/>
          <w:szCs w:val="28"/>
          <w:lang w:val="en-US" w:eastAsia="ru-RU"/>
        </w:rPr>
        <w:t xml:space="preserve">2019-yilning fevral oyida Buxoro shahrida birinchi marta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tkazilgan Xalqaro ziyorat turizmi forumi ushbu sohadagi hamkorlikning amaliy natijasi sifatida alohida e'tiborga loyiqdir. Forumda dunyoning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ttizdan ortiq davlatidan yuz yigirmadan ziyod mutaxassis, din ulamolari va sayyohlik kompaniyalari vakillari ishtirok etdi. Tadbirning asosiy maqsadi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zbekistonning ziyorat turizmi sohasidagi salohiyatini xalqaro miqyosda tar</w:t>
      </w:r>
      <w:r w:rsidR="006D26F3">
        <w:rPr>
          <w:rFonts w:ascii="Times New Roman" w:eastAsia="Times New Roman" w:hAnsi="Times New Roman" w:cs="Times New Roman"/>
          <w:sz w:val="28"/>
          <w:szCs w:val="28"/>
          <w:lang w:val="en-US" w:eastAsia="ru-RU"/>
        </w:rPr>
        <w:t>g‘</w:t>
      </w:r>
      <w:r w:rsidRPr="004C673C">
        <w:rPr>
          <w:rFonts w:ascii="Times New Roman" w:eastAsia="Times New Roman" w:hAnsi="Times New Roman" w:cs="Times New Roman"/>
          <w:sz w:val="28"/>
          <w:szCs w:val="28"/>
          <w:lang w:val="en-US" w:eastAsia="ru-RU"/>
        </w:rPr>
        <w:t>ib qilish, xorijiy hamkorlarni jalb etish va bu y</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nalishdagi il</w:t>
      </w:r>
      <w:r w:rsidR="006D26F3">
        <w:rPr>
          <w:rFonts w:ascii="Times New Roman" w:eastAsia="Times New Roman" w:hAnsi="Times New Roman" w:cs="Times New Roman"/>
          <w:sz w:val="28"/>
          <w:szCs w:val="28"/>
          <w:lang w:val="en-US" w:eastAsia="ru-RU"/>
        </w:rPr>
        <w:t>g‘</w:t>
      </w:r>
      <w:r w:rsidRPr="004C673C">
        <w:rPr>
          <w:rFonts w:ascii="Times New Roman" w:eastAsia="Times New Roman" w:hAnsi="Times New Roman" w:cs="Times New Roman"/>
          <w:sz w:val="28"/>
          <w:szCs w:val="28"/>
          <w:lang w:val="en-US" w:eastAsia="ru-RU"/>
        </w:rPr>
        <w:t xml:space="preserve">or xalqaro tajribalarni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rganishdan iborat edi. Forum yakunida «Buxoro deklaratsiyasi» qabul qilindi, unda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zbekiston ziyorat turizmi markazi sifatida rasman e'lon qilindi. Shu bilan </w:t>
      </w:r>
      <w:r w:rsidRPr="004C673C">
        <w:rPr>
          <w:rFonts w:ascii="Times New Roman" w:eastAsia="Times New Roman" w:hAnsi="Times New Roman" w:cs="Times New Roman"/>
          <w:sz w:val="28"/>
          <w:szCs w:val="28"/>
          <w:lang w:val="en-US" w:eastAsia="ru-RU"/>
        </w:rPr>
        <w:lastRenderedPageBreak/>
        <w:t>birga Turizm q</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mitasi va Malayziya turistik kompaniyalar uyushmasi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rtasida hamkorlik memorandumi imzolandi, bu esa ikki mamlakat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rtasida sayyohlar oqimini k</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paytirishga y</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naltirilgan amaliy qadamlardan biri b</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ldi.</w:t>
      </w:r>
    </w:p>
    <w:p w:rsidR="004C673C" w:rsidRPr="004C673C" w:rsidRDefault="004C673C" w:rsidP="004C673C">
      <w:pPr>
        <w:tabs>
          <w:tab w:val="left" w:pos="0"/>
        </w:tabs>
        <w:ind w:right="142" w:firstLine="709"/>
        <w:rPr>
          <w:rFonts w:ascii="Times New Roman" w:eastAsia="Times New Roman" w:hAnsi="Times New Roman" w:cs="Times New Roman"/>
          <w:sz w:val="28"/>
          <w:szCs w:val="28"/>
          <w:lang w:val="en-US" w:eastAsia="ru-RU"/>
        </w:rPr>
      </w:pPr>
      <w:r w:rsidRPr="004C673C">
        <w:rPr>
          <w:rFonts w:ascii="Times New Roman" w:eastAsia="Times New Roman" w:hAnsi="Times New Roman" w:cs="Times New Roman"/>
          <w:sz w:val="28"/>
          <w:szCs w:val="28"/>
          <w:lang w:val="en-US" w:eastAsia="ru-RU"/>
        </w:rPr>
        <w:t xml:space="preserve">Xalqaro hamkorlik natijalari 2022 va 2023-yillarda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tkazilgan Xalqaro ziyorat turizmi haftaliklari orqali yanada kengaydi. Singapurning CrescentRating agentligi kabi nufuzli xalqaro tashkilotlar jalb etilgan bu tadbirlar davomida halol turizm xizmat k</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rsatish standartlari takomillashtirildi, Buxorodagi ziyoratgohlar xalqaro mezonlarga muvofiq baholandi va xorijiy investorlar uchun yangi hamkorlik imkoniyatlari ochildi. Shuningdek, Yaponiya tajribasi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rganildi: Yaponiya hukumati Janubiy-Sharqiy Osiyo davlatlariga vizasiz tartib joriy qilib, aeroportlar, savdo markazlari va mehmonxonalarda sayyohlarga m</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ljallangan barcha zarur qulayliklarni yaratgan, bu esa bir yilda bir milliondan ortiq musulmon turistni Yaponiyaga jalb qilish imkonini bergan. Ushbu tajriba Buxoroda ham keng k</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lamli qulayliklar yaratish zaruratini yana bir bor tasdiqladi.</w:t>
      </w:r>
    </w:p>
    <w:p w:rsidR="004C673C" w:rsidRDefault="004C673C" w:rsidP="004C673C">
      <w:pPr>
        <w:tabs>
          <w:tab w:val="left" w:pos="0"/>
        </w:tabs>
        <w:ind w:right="142" w:firstLine="709"/>
        <w:rPr>
          <w:rFonts w:ascii="Times New Roman" w:eastAsia="Times New Roman" w:hAnsi="Times New Roman" w:cs="Times New Roman"/>
          <w:sz w:val="28"/>
          <w:szCs w:val="28"/>
          <w:lang w:val="en-US" w:eastAsia="ru-RU"/>
        </w:rPr>
      </w:pPr>
      <w:r w:rsidRPr="004C673C">
        <w:rPr>
          <w:rFonts w:ascii="Times New Roman" w:eastAsia="Times New Roman" w:hAnsi="Times New Roman" w:cs="Times New Roman"/>
          <w:sz w:val="28"/>
          <w:szCs w:val="28"/>
          <w:lang w:val="en-US" w:eastAsia="ru-RU"/>
        </w:rPr>
        <w:t>Xalqaro miqyosdagi e'tiroflar ham Buxoroning turizm sohasidagi nufuzini oshirishga sezilarli hissa q</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shdi. 2019-yilda Xitoyda b</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 xml:space="preserve">lib </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tgan Yevroosiyo iqtisodiy forumida Poyi Kalon majmuasi Shanxay Hamkorlik Tashkilotining «sakkizinchi m</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jizasi» sifatida e'lon qilindi. 2020-yilda Buxoro Islom madaniyati poytaxti deb tan olindi. 2022-yilda esa shaharga «Butunjahon hunarmandlar shahri» va «Turkiy dunyoning yoshlar poytaxti» maqomlari berildi. 2023-yilning oktyabr oyida Buxoro YuNESKO ijodkorlar shaharlari tarmo</w:t>
      </w:r>
      <w:r w:rsidR="006D26F3">
        <w:rPr>
          <w:rFonts w:ascii="Times New Roman" w:eastAsia="Times New Roman" w:hAnsi="Times New Roman" w:cs="Times New Roman"/>
          <w:sz w:val="28"/>
          <w:szCs w:val="28"/>
          <w:lang w:val="en-US" w:eastAsia="ru-RU"/>
        </w:rPr>
        <w:t>g‘</w:t>
      </w:r>
      <w:r w:rsidRPr="004C673C">
        <w:rPr>
          <w:rFonts w:ascii="Times New Roman" w:eastAsia="Times New Roman" w:hAnsi="Times New Roman" w:cs="Times New Roman"/>
          <w:sz w:val="28"/>
          <w:szCs w:val="28"/>
          <w:lang w:val="en-US" w:eastAsia="ru-RU"/>
        </w:rPr>
        <w:t>ining «Amaliy bezak va xalq san'ati» y</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nalishi b</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yicha r</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yxatiga kiritildi hamda Markaziy Osiyo davlatlari shaharlaridan birinchi b</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lib ushbu nufuzli dasturga q</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shildi. Bu yutuqlarning barchasi Buxoroga b</w:t>
      </w:r>
      <w:r w:rsidR="006D26F3">
        <w:rPr>
          <w:rFonts w:ascii="Times New Roman" w:eastAsia="Times New Roman" w:hAnsi="Times New Roman" w:cs="Times New Roman"/>
          <w:sz w:val="28"/>
          <w:szCs w:val="28"/>
          <w:lang w:val="en-US" w:eastAsia="ru-RU"/>
        </w:rPr>
        <w:t>o‘</w:t>
      </w:r>
      <w:r w:rsidRPr="004C673C">
        <w:rPr>
          <w:rFonts w:ascii="Times New Roman" w:eastAsia="Times New Roman" w:hAnsi="Times New Roman" w:cs="Times New Roman"/>
          <w:sz w:val="28"/>
          <w:szCs w:val="28"/>
          <w:lang w:val="en-US" w:eastAsia="ru-RU"/>
        </w:rPr>
        <w:t>lgan xalqaro qiziqishni sezilarli darajada oshirib, yangi turizm oqimlarini vujudga keltirdi.</w:t>
      </w:r>
    </w:p>
    <w:p w:rsidR="004654A5" w:rsidRPr="004654A5" w:rsidRDefault="004C673C" w:rsidP="00F45937">
      <w:pPr>
        <w:tabs>
          <w:tab w:val="left" w:pos="0"/>
        </w:tabs>
        <w:ind w:right="142" w:firstLine="709"/>
        <w:rPr>
          <w:rFonts w:ascii="Times New Roman" w:eastAsia="Calibri" w:hAnsi="Times New Roman" w:cs="Times New Roman"/>
          <w:color w:val="000000"/>
          <w:sz w:val="28"/>
          <w:szCs w:val="28"/>
          <w:lang w:val="en-US"/>
        </w:rPr>
      </w:pPr>
      <w:r>
        <w:rPr>
          <w:rFonts w:ascii="Times New Roman" w:eastAsia="Times New Roman" w:hAnsi="Times New Roman" w:cs="Times New Roman"/>
          <w:sz w:val="28"/>
          <w:szCs w:val="28"/>
          <w:lang w:val="en-US" w:eastAsia="ru-RU"/>
        </w:rPr>
        <w:tab/>
      </w:r>
      <w:r w:rsidR="004654A5" w:rsidRPr="004654A5">
        <w:rPr>
          <w:rFonts w:ascii="Times New Roman" w:eastAsia="Times New Roman" w:hAnsi="Times New Roman" w:cs="Times New Roman"/>
          <w:sz w:val="28"/>
          <w:szCs w:val="28"/>
          <w:lang w:val="en-US" w:eastAsia="ru-RU"/>
        </w:rPr>
        <w:t xml:space="preserve">Xalqaro miqyosda </w:t>
      </w:r>
      <w:r w:rsidR="006D26F3">
        <w:rPr>
          <w:rFonts w:ascii="Times New Roman" w:eastAsia="Times New Roman" w:hAnsi="Times New Roman" w:cs="Times New Roman"/>
          <w:sz w:val="28"/>
          <w:szCs w:val="28"/>
          <w:lang w:val="en-US" w:eastAsia="ru-RU"/>
        </w:rPr>
        <w:t>o‘</w:t>
      </w:r>
      <w:r w:rsidR="004654A5" w:rsidRPr="004654A5">
        <w:rPr>
          <w:rFonts w:ascii="Times New Roman" w:eastAsia="Times New Roman" w:hAnsi="Times New Roman" w:cs="Times New Roman"/>
          <w:sz w:val="28"/>
          <w:szCs w:val="28"/>
          <w:lang w:val="en-US" w:eastAsia="ru-RU"/>
        </w:rPr>
        <w:t xml:space="preserve">tkazilgan ushbu forum davomida </w:t>
      </w:r>
      <w:r w:rsidR="004654A5" w:rsidRPr="004654A5">
        <w:rPr>
          <w:rFonts w:ascii="Times New Roman" w:eastAsia="Calibri" w:hAnsi="Times New Roman" w:cs="Times New Roman"/>
          <w:color w:val="000000"/>
          <w:sz w:val="28"/>
          <w:szCs w:val="28"/>
          <w:lang w:val="en-US"/>
        </w:rPr>
        <w:t xml:space="preserve"> “Tabarruk ziyoratning mohiyati”,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zbekistonda ziyorat turizmining salohiyati”, “Turk dunyosi va Tabarruk ziyorat”, “Turizm sohasidagi Turkiy davlatlar tashkiloti faoliyati”, “Barqaror turizm va ajdodlar merosiga hurmat”, Tabarruk ziyorat y</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nalishini marketing qilish”, “Alp Er </w:t>
      </w:r>
      <w:r w:rsidR="004654A5" w:rsidRPr="004654A5">
        <w:rPr>
          <w:rFonts w:ascii="Times New Roman" w:eastAsia="Calibri" w:hAnsi="Times New Roman" w:cs="Times New Roman"/>
          <w:color w:val="000000"/>
          <w:sz w:val="28"/>
          <w:szCs w:val="28"/>
          <w:lang w:val="en-US"/>
        </w:rPr>
        <w:lastRenderedPageBreak/>
        <w:t>T</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nga” kabi  mavzularida seminarlarda, shuningdek, tabarruk ziyorat.uz vebsayti taqdimoti, mavzusida, qolaversa, Buxorodada faoliyat olib borayotgan yirik kompaniyalar bilan tanishish va sohaga doir muammolar haqida davra suhbatlari, “Ichki turizm yarmarkasi”, “Buxoro hunarmandlari kuni” festivali hamda Buxoro viloyatining </w:t>
      </w:r>
      <w:r w:rsidR="006D26F3">
        <w:rPr>
          <w:rFonts w:ascii="Times New Roman" w:eastAsia="Calibri" w:hAnsi="Times New Roman" w:cs="Times New Roman"/>
          <w:color w:val="000000"/>
          <w:sz w:val="28"/>
          <w:szCs w:val="28"/>
          <w:lang w:val="en-US"/>
        </w:rPr>
        <w:t>G‘</w:t>
      </w:r>
      <w:r w:rsidR="004654A5" w:rsidRPr="004654A5">
        <w:rPr>
          <w:rFonts w:ascii="Times New Roman" w:eastAsia="Calibri" w:hAnsi="Times New Roman" w:cs="Times New Roman"/>
          <w:color w:val="000000"/>
          <w:sz w:val="28"/>
          <w:szCs w:val="28"/>
          <w:lang w:val="en-US"/>
        </w:rPr>
        <w:t>ijduvon tumani “Q</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r</w:t>
      </w:r>
      <w:r w:rsidR="006D26F3">
        <w:rPr>
          <w:rFonts w:ascii="Times New Roman" w:eastAsia="Calibri" w:hAnsi="Times New Roman" w:cs="Times New Roman"/>
          <w:color w:val="000000"/>
          <w:sz w:val="28"/>
          <w:szCs w:val="28"/>
          <w:lang w:val="en-US"/>
        </w:rPr>
        <w:t>g‘</w:t>
      </w:r>
      <w:r w:rsidR="004654A5" w:rsidRPr="004654A5">
        <w:rPr>
          <w:rFonts w:ascii="Times New Roman" w:eastAsia="Calibri" w:hAnsi="Times New Roman" w:cs="Times New Roman"/>
          <w:color w:val="000000"/>
          <w:sz w:val="28"/>
          <w:szCs w:val="28"/>
          <w:lang w:val="en-US"/>
        </w:rPr>
        <w:t>on” turizm mahallasi va Vobkent tumani “Shirin” turizm qishlo</w:t>
      </w:r>
      <w:r w:rsidR="006D26F3">
        <w:rPr>
          <w:rFonts w:ascii="Times New Roman" w:eastAsia="Calibri" w:hAnsi="Times New Roman" w:cs="Times New Roman"/>
          <w:color w:val="000000"/>
          <w:sz w:val="28"/>
          <w:szCs w:val="28"/>
          <w:lang w:val="en-US"/>
        </w:rPr>
        <w:t>g‘</w:t>
      </w:r>
      <w:r w:rsidR="004654A5" w:rsidRPr="004654A5">
        <w:rPr>
          <w:rFonts w:ascii="Times New Roman" w:eastAsia="Calibri" w:hAnsi="Times New Roman" w:cs="Times New Roman"/>
          <w:color w:val="000000"/>
          <w:sz w:val="28"/>
          <w:szCs w:val="28"/>
          <w:lang w:val="en-US"/>
        </w:rPr>
        <w:t>i va Jondor tumanidagi Ushot qishlo</w:t>
      </w:r>
      <w:r w:rsidR="006D26F3">
        <w:rPr>
          <w:rFonts w:ascii="Times New Roman" w:eastAsia="Calibri" w:hAnsi="Times New Roman" w:cs="Times New Roman"/>
          <w:color w:val="000000"/>
          <w:sz w:val="28"/>
          <w:szCs w:val="28"/>
          <w:lang w:val="en-US"/>
        </w:rPr>
        <w:t>g‘</w:t>
      </w:r>
      <w:r w:rsidR="004654A5" w:rsidRPr="004654A5">
        <w:rPr>
          <w:rFonts w:ascii="Times New Roman" w:eastAsia="Calibri" w:hAnsi="Times New Roman" w:cs="Times New Roman"/>
          <w:color w:val="000000"/>
          <w:sz w:val="28"/>
          <w:szCs w:val="28"/>
          <w:lang w:val="en-US"/>
        </w:rPr>
        <w:t>i Tandirsozlar k</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chasida “Turizm k</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chasi”ning rasmiy ochilish marosimlari tantanali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tkazilib, z</w:t>
      </w:r>
      <w:r w:rsidR="004654A5" w:rsidRPr="004654A5">
        <w:rPr>
          <w:rFonts w:ascii="Times New Roman" w:eastAsia="Calibri" w:hAnsi="Times New Roman" w:cs="Times New Roman"/>
          <w:color w:val="000000"/>
          <w:sz w:val="28"/>
          <w:szCs w:val="28"/>
          <w:shd w:val="clear" w:color="auto" w:fill="FFFFFF"/>
          <w:lang w:val="en-US"/>
        </w:rPr>
        <w:t>iyorat turizmi b</w:t>
      </w:r>
      <w:r w:rsidR="006D26F3">
        <w:rPr>
          <w:rFonts w:ascii="Times New Roman" w:eastAsia="Calibri" w:hAnsi="Times New Roman" w:cs="Times New Roman"/>
          <w:color w:val="000000"/>
          <w:sz w:val="28"/>
          <w:szCs w:val="28"/>
          <w:shd w:val="clear" w:color="auto" w:fill="FFFFFF"/>
          <w:lang w:val="en-US"/>
        </w:rPr>
        <w:t>o‘</w:t>
      </w:r>
      <w:r w:rsidR="004654A5" w:rsidRPr="004654A5">
        <w:rPr>
          <w:rFonts w:ascii="Times New Roman" w:eastAsia="Calibri" w:hAnsi="Times New Roman" w:cs="Times New Roman"/>
          <w:color w:val="000000"/>
          <w:sz w:val="28"/>
          <w:szCs w:val="28"/>
          <w:shd w:val="clear" w:color="auto" w:fill="FFFFFF"/>
          <w:lang w:val="en-US"/>
        </w:rPr>
        <w:t xml:space="preserve">yicha I - Xalqaro forum doirasida uchrashuvlar tashkil etildi. Jumladan, Tatariston Respublikasi Bosh vazir </w:t>
      </w:r>
      <w:r w:rsidR="006D26F3">
        <w:rPr>
          <w:rFonts w:ascii="Times New Roman" w:eastAsia="Calibri" w:hAnsi="Times New Roman" w:cs="Times New Roman"/>
          <w:color w:val="000000"/>
          <w:sz w:val="28"/>
          <w:szCs w:val="28"/>
          <w:shd w:val="clear" w:color="auto" w:fill="FFFFFF"/>
          <w:lang w:val="en-US"/>
        </w:rPr>
        <w:t>o‘</w:t>
      </w:r>
      <w:r w:rsidR="004654A5" w:rsidRPr="004654A5">
        <w:rPr>
          <w:rFonts w:ascii="Times New Roman" w:eastAsia="Calibri" w:hAnsi="Times New Roman" w:cs="Times New Roman"/>
          <w:color w:val="000000"/>
          <w:sz w:val="28"/>
          <w:szCs w:val="28"/>
          <w:shd w:val="clear" w:color="auto" w:fill="FFFFFF"/>
          <w:lang w:val="en-US"/>
        </w:rPr>
        <w:t>rinbosari Vasil Shayxraziyev, Dehli markaziy masjidi bosh imomi Said Buxoriy, Misr Vakillik palatasining Ijtimoiy hamdardlik, oila va nogironlar q</w:t>
      </w:r>
      <w:r w:rsidR="006D26F3">
        <w:rPr>
          <w:rFonts w:ascii="Times New Roman" w:eastAsia="Calibri" w:hAnsi="Times New Roman" w:cs="Times New Roman"/>
          <w:color w:val="000000"/>
          <w:sz w:val="28"/>
          <w:szCs w:val="28"/>
          <w:shd w:val="clear" w:color="auto" w:fill="FFFFFF"/>
          <w:lang w:val="en-US"/>
        </w:rPr>
        <w:t>o‘</w:t>
      </w:r>
      <w:r w:rsidR="004654A5" w:rsidRPr="004654A5">
        <w:rPr>
          <w:rFonts w:ascii="Times New Roman" w:eastAsia="Calibri" w:hAnsi="Times New Roman" w:cs="Times New Roman"/>
          <w:color w:val="000000"/>
          <w:sz w:val="28"/>
          <w:szCs w:val="28"/>
          <w:shd w:val="clear" w:color="auto" w:fill="FFFFFF"/>
          <w:lang w:val="en-US"/>
        </w:rPr>
        <w:t xml:space="preserve">mitasi raisi Abdulhadiy Al-Kasabiy, MATTA (Malayziya turistik kompaniyalar va turoperatorlar uyushmasi) vitse-prezidenti Oqil Yusuf, Gunadarma universiteti reaktori, </w:t>
      </w:r>
      <w:r w:rsidR="006D26F3">
        <w:rPr>
          <w:rFonts w:ascii="Times New Roman" w:eastAsia="Calibri" w:hAnsi="Times New Roman" w:cs="Times New Roman"/>
          <w:color w:val="000000"/>
          <w:sz w:val="28"/>
          <w:szCs w:val="28"/>
          <w:shd w:val="clear" w:color="auto" w:fill="FFFFFF"/>
          <w:lang w:val="en-US"/>
        </w:rPr>
        <w:t>O‘</w:t>
      </w:r>
      <w:r w:rsidR="004654A5" w:rsidRPr="004654A5">
        <w:rPr>
          <w:rFonts w:ascii="Times New Roman" w:eastAsia="Calibri" w:hAnsi="Times New Roman" w:cs="Times New Roman"/>
          <w:color w:val="000000"/>
          <w:sz w:val="28"/>
          <w:szCs w:val="28"/>
          <w:shd w:val="clear" w:color="auto" w:fill="FFFFFF"/>
          <w:lang w:val="en-US"/>
        </w:rPr>
        <w:t>zbekistonning Indoneziyadagi turistik brend elchisi Eko Shri Margianti va Tri Ways Traveland Tour (Singapur) xalqaro kompaniyasi bosh menejyeri Ahmad Hamid kabi professor olimlar bilan muzokaralar olib bordi. Bundan tashqari, forum doirasida Turizmni rivojlantirish davlat q</w:t>
      </w:r>
      <w:r w:rsidR="006D26F3">
        <w:rPr>
          <w:rFonts w:ascii="Times New Roman" w:eastAsia="Calibri" w:hAnsi="Times New Roman" w:cs="Times New Roman"/>
          <w:color w:val="000000"/>
          <w:sz w:val="28"/>
          <w:szCs w:val="28"/>
          <w:shd w:val="clear" w:color="auto" w:fill="FFFFFF"/>
          <w:lang w:val="en-US"/>
        </w:rPr>
        <w:t>o‘</w:t>
      </w:r>
      <w:r w:rsidR="004654A5" w:rsidRPr="004654A5">
        <w:rPr>
          <w:rFonts w:ascii="Times New Roman" w:eastAsia="Calibri" w:hAnsi="Times New Roman" w:cs="Times New Roman"/>
          <w:color w:val="000000"/>
          <w:sz w:val="28"/>
          <w:szCs w:val="28"/>
          <w:shd w:val="clear" w:color="auto" w:fill="FFFFFF"/>
          <w:lang w:val="en-US"/>
        </w:rPr>
        <w:t xml:space="preserve">mitasi huzuridagi Milliy PR-markaz hamda Malayziya turagentliklari assotsiatsiyasi </w:t>
      </w:r>
      <w:r w:rsidR="006D26F3">
        <w:rPr>
          <w:rFonts w:ascii="Times New Roman" w:eastAsia="Calibri" w:hAnsi="Times New Roman" w:cs="Times New Roman"/>
          <w:color w:val="000000"/>
          <w:sz w:val="28"/>
          <w:szCs w:val="28"/>
          <w:shd w:val="clear" w:color="auto" w:fill="FFFFFF"/>
          <w:lang w:val="en-US"/>
        </w:rPr>
        <w:t>o‘</w:t>
      </w:r>
      <w:r w:rsidR="004654A5" w:rsidRPr="004654A5">
        <w:rPr>
          <w:rFonts w:ascii="Times New Roman" w:eastAsia="Calibri" w:hAnsi="Times New Roman" w:cs="Times New Roman"/>
          <w:color w:val="000000"/>
          <w:sz w:val="28"/>
          <w:szCs w:val="28"/>
          <w:shd w:val="clear" w:color="auto" w:fill="FFFFFF"/>
          <w:lang w:val="en-US"/>
        </w:rPr>
        <w:t>rtasida hamkorlik memorandumi imzolandi. Memorandum turistik kompaniyalar faoliyatini q</w:t>
      </w:r>
      <w:r w:rsidR="006D26F3">
        <w:rPr>
          <w:rFonts w:ascii="Times New Roman" w:eastAsia="Calibri" w:hAnsi="Times New Roman" w:cs="Times New Roman"/>
          <w:color w:val="000000"/>
          <w:sz w:val="28"/>
          <w:szCs w:val="28"/>
          <w:shd w:val="clear" w:color="auto" w:fill="FFFFFF"/>
          <w:lang w:val="en-US"/>
        </w:rPr>
        <w:t>o‘</w:t>
      </w:r>
      <w:r w:rsidR="004654A5" w:rsidRPr="004654A5">
        <w:rPr>
          <w:rFonts w:ascii="Times New Roman" w:eastAsia="Calibri" w:hAnsi="Times New Roman" w:cs="Times New Roman"/>
          <w:color w:val="000000"/>
          <w:sz w:val="28"/>
          <w:szCs w:val="28"/>
          <w:shd w:val="clear" w:color="auto" w:fill="FFFFFF"/>
          <w:lang w:val="en-US"/>
        </w:rPr>
        <w:t>llab-quvvatlash, turizm</w:t>
      </w:r>
      <w:r w:rsidR="004654A5" w:rsidRPr="004654A5">
        <w:rPr>
          <w:rFonts w:ascii="Calibri" w:eastAsia="Calibri" w:hAnsi="Calibri" w:cs="Times New Roman"/>
          <w:color w:val="000000"/>
          <w:sz w:val="28"/>
          <w:szCs w:val="28"/>
          <w:shd w:val="clear" w:color="auto" w:fill="FFFFFF"/>
          <w:lang w:val="en-US"/>
        </w:rPr>
        <w:t xml:space="preserve"> </w:t>
      </w:r>
      <w:r w:rsidR="004654A5" w:rsidRPr="004654A5">
        <w:rPr>
          <w:rFonts w:ascii="Times New Roman" w:eastAsia="Calibri" w:hAnsi="Times New Roman" w:cs="Times New Roman"/>
          <w:color w:val="000000"/>
          <w:sz w:val="28"/>
          <w:szCs w:val="28"/>
          <w:shd w:val="clear" w:color="auto" w:fill="FFFFFF"/>
          <w:lang w:val="en-US"/>
        </w:rPr>
        <w:t>sohasidagi ishchi va investitsion aloqalarni kengaytirish, shuningdek ikki mamlakat sayyohlar sonini oshirishni k</w:t>
      </w:r>
      <w:r w:rsidR="006D26F3">
        <w:rPr>
          <w:rFonts w:ascii="Times New Roman" w:eastAsia="Calibri" w:hAnsi="Times New Roman" w:cs="Times New Roman"/>
          <w:color w:val="000000"/>
          <w:sz w:val="28"/>
          <w:szCs w:val="28"/>
          <w:shd w:val="clear" w:color="auto" w:fill="FFFFFF"/>
          <w:lang w:val="en-US"/>
        </w:rPr>
        <w:t>o‘</w:t>
      </w:r>
      <w:r w:rsidR="004654A5" w:rsidRPr="004654A5">
        <w:rPr>
          <w:rFonts w:ascii="Times New Roman" w:eastAsia="Calibri" w:hAnsi="Times New Roman" w:cs="Times New Roman"/>
          <w:color w:val="000000"/>
          <w:sz w:val="28"/>
          <w:szCs w:val="28"/>
          <w:shd w:val="clear" w:color="auto" w:fill="FFFFFF"/>
          <w:lang w:val="en-US"/>
        </w:rPr>
        <w:t>zda tutadi.</w:t>
      </w:r>
      <w:r w:rsidR="004654A5" w:rsidRPr="004654A5">
        <w:rPr>
          <w:rFonts w:ascii="Times New Roman" w:eastAsia="Calibri" w:hAnsi="Times New Roman" w:cs="Times New Roman"/>
          <w:color w:val="000000"/>
          <w:sz w:val="28"/>
          <w:szCs w:val="28"/>
          <w:lang w:val="en-US"/>
        </w:rPr>
        <w:t xml:space="preserve"> Rossiya muftiylar kengashi matbuot xizmati ma’lumotiga k</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ra, Buxorodagi forum doirasida Mir Arab madrasasida tatar olimi va ma'rifatparvari Shigabuddin Marjoniy sharafiga memorial yodgorlikning ochilish marosimi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lib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tgan. Shu bilan birga, Ziyorat turizmi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yicha ilk xalqaro forum maydonida Rossiya muftiylar kengashi raisi Rushan Abbasov va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zbekiston musulmonlar idorasi raisi, muftiy Usmonxon Alimov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rtasida uchrashuv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tkazib,  tomonlar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zaro hamkorlik aloqalarini kengaytirish va xususan, ziyorat turizmi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yicha hamkorlikni chuqurlashtirish istagini bildirishgan. Xalqaro ziyorat turizmi haftaligining yopilish marosimida Turizm q</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mitasi raisi Umid Shadiyev ziyorat turizmini xalqaro </w:t>
      </w:r>
      <w:r w:rsidR="004654A5" w:rsidRPr="004654A5">
        <w:rPr>
          <w:rFonts w:ascii="Times New Roman" w:eastAsia="Calibri" w:hAnsi="Times New Roman" w:cs="Times New Roman"/>
          <w:color w:val="000000"/>
          <w:sz w:val="28"/>
          <w:szCs w:val="28"/>
          <w:lang w:val="en-US"/>
        </w:rPr>
        <w:lastRenderedPageBreak/>
        <w:t>aloqalar va ma’naviy almashinuvni mustahkamlashning asosiy y</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nalishi sifatida rivojlantirish muhimligini ta’kidladi. “Forum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zbekistonning madaniy va diniy merosini asrab-avaylash va k</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paytirish orqali jahon ziyorat markaziga aylanishga intilishini namoyish etdi”, - dedi Q</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mita raisi. Shu bilan birga, Ziyorat turizmi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yicha ilk xalqaro forum maydonida Rossiya muftiylar kengashi raisi Rushan Abbasov va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zbekiston musulmonlar idorasi raisi, muftiy Usmonxon Alimov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rtasida uchrashuv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tkazilgan. Tomonlar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zaro hamkorlik aloqalarini kengaytirish va xususan, ziyorat turizmi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yicha hamkorlikni chuqurlashtirish istagini bildirishgan. </w:t>
      </w:r>
    </w:p>
    <w:p w:rsidR="004654A5" w:rsidRPr="004654A5" w:rsidRDefault="006D26F3" w:rsidP="00F45937">
      <w:pPr>
        <w:tabs>
          <w:tab w:val="left" w:pos="0"/>
        </w:tabs>
        <w:ind w:right="142" w:firstLine="709"/>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zbekiston xalqaro islom akademiyasida davlat granti asosida ziyorat turizmi elektron integral platformasi yaratildi. Platformaga sayt, mobil ilova, audio hamda video yuklamalari,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 xml:space="preserve">zbekiston ziyoratgohlari” foto albomini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 ichiga olgan mamlakatimizdagi 100 dan ortiq top muqaddas maskanlar va ularga oid ilmiy asosga ega ma’lumotlar kiritilgan. Obyektlar xalqaro va milliy miqyosi, tarixi, ahamiyati, infratuzilmasi va boshqa sharoitlarni hisobga olgan holda tanlangan. Elektron platforma yordamida ziyorat turizmi obyektlari b</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 xml:space="preserve">yicha axborotlar paketi shakllantirilib, ziyorat turizmini tashkil etishda innovatsion omillardan foydalanish mexanizmi yaratildi va ziyorat obyektlari xaritalari tayyorlandi. Mutassadi tashkilotlar bilan hamkorlikda </w:t>
      </w:r>
      <w:r>
        <w:rPr>
          <w:rFonts w:ascii="Times New Roman" w:eastAsia="Calibri" w:hAnsi="Times New Roman" w:cs="Times New Roman"/>
          <w:sz w:val="28"/>
          <w:szCs w:val="28"/>
          <w:lang w:val="en-US"/>
        </w:rPr>
        <w:t>O‘</w:t>
      </w:r>
      <w:r w:rsidR="004654A5" w:rsidRPr="004654A5">
        <w:rPr>
          <w:rFonts w:ascii="Times New Roman" w:eastAsia="Calibri" w:hAnsi="Times New Roman" w:cs="Times New Roman"/>
          <w:sz w:val="28"/>
          <w:szCs w:val="28"/>
          <w:lang w:val="en-US"/>
        </w:rPr>
        <w:t>zbekistonda mavjud barcha muqaddas qadamjolar, noyob obyektlar, madaniy, ma’naviy boyliklarning xalqaro tajribaga asoslangan yagona integratsion reyestri va ularning aniq tarixiy materiallarga asoslangan tavsifi yaratildi.</w:t>
      </w:r>
    </w:p>
    <w:p w:rsidR="005A48FC" w:rsidRDefault="004654A5" w:rsidP="00F45937">
      <w:pPr>
        <w:tabs>
          <w:tab w:val="left" w:pos="0"/>
        </w:tabs>
        <w:ind w:right="142" w:firstLine="709"/>
        <w:rPr>
          <w:rFonts w:ascii="Times New Roman" w:eastAsia="Calibri" w:hAnsi="Times New Roman" w:cs="Times New Roman"/>
          <w:color w:val="000000"/>
          <w:sz w:val="28"/>
          <w:szCs w:val="28"/>
          <w:lang w:val="de-DE"/>
        </w:rPr>
      </w:pPr>
      <w:r w:rsidRPr="004654A5">
        <w:rPr>
          <w:rFonts w:ascii="Times New Roman" w:eastAsia="Times New Roman" w:hAnsi="Times New Roman" w:cs="Times New Roman"/>
          <w:iCs/>
          <w:sz w:val="28"/>
          <w:szCs w:val="28"/>
          <w:lang w:val="en-US"/>
        </w:rPr>
        <w:t>2000-yillarning boshida viloyatda sanoqli m</w:t>
      </w:r>
      <w:r w:rsidR="000C4785">
        <w:rPr>
          <w:rFonts w:ascii="Times New Roman" w:eastAsia="Times New Roman" w:hAnsi="Times New Roman" w:cs="Times New Roman"/>
          <w:iCs/>
          <w:sz w:val="28"/>
          <w:szCs w:val="28"/>
          <w:lang w:val="en-US"/>
        </w:rPr>
        <w:t xml:space="preserve">ehmonxonalar (“Buxoro-Palas”, </w:t>
      </w:r>
      <w:r w:rsidR="005A48FC">
        <w:rPr>
          <w:rFonts w:ascii="Times New Roman" w:eastAsia="Times New Roman" w:hAnsi="Times New Roman" w:cs="Times New Roman"/>
          <w:iCs/>
          <w:sz w:val="28"/>
          <w:szCs w:val="28"/>
          <w:lang w:val="en-US"/>
        </w:rPr>
        <w:t xml:space="preserve"> “</w:t>
      </w:r>
      <w:r w:rsidR="000C4785">
        <w:rPr>
          <w:rFonts w:ascii="Times New Roman" w:eastAsia="Times New Roman" w:hAnsi="Times New Roman" w:cs="Times New Roman"/>
          <w:iCs/>
          <w:sz w:val="28"/>
          <w:szCs w:val="28"/>
          <w:lang w:val="en-US"/>
        </w:rPr>
        <w:t>V</w:t>
      </w:r>
      <w:r w:rsidR="005A48FC">
        <w:rPr>
          <w:rFonts w:ascii="Times New Roman" w:eastAsia="Times New Roman" w:hAnsi="Times New Roman" w:cs="Times New Roman"/>
          <w:iCs/>
          <w:sz w:val="28"/>
          <w:szCs w:val="28"/>
          <w:lang w:val="en-US"/>
        </w:rPr>
        <w:t>araxsha”</w:t>
      </w:r>
      <w:r w:rsidRPr="004654A5">
        <w:rPr>
          <w:rFonts w:ascii="Times New Roman" w:eastAsia="Times New Roman" w:hAnsi="Times New Roman" w:cs="Times New Roman"/>
          <w:iCs/>
          <w:sz w:val="28"/>
          <w:szCs w:val="28"/>
          <w:lang w:val="en-US"/>
        </w:rPr>
        <w:t>) faoliyat yuritgan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 xml:space="preserve">lsa, 2005-yilga kelib xususiy sektorda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sish kuzatildi. Agar 2000-yilda viloyatda mehmonxonalar soni 10-12 tadan oshmagan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lsa, 2008-yilda 50 taga yetkazildi, 2016-yil yakuniga kelib ularning soni 132 tani tashkil qildi. Shundan 100 ga yaqini xususiy va mehmon uylari hissasiga t</w:t>
      </w:r>
      <w:r w:rsidR="006D26F3">
        <w:rPr>
          <w:rFonts w:ascii="Times New Roman" w:eastAsia="Times New Roman" w:hAnsi="Times New Roman" w:cs="Times New Roman"/>
          <w:iCs/>
          <w:sz w:val="28"/>
          <w:szCs w:val="28"/>
          <w:lang w:val="en-US"/>
        </w:rPr>
        <w:t>o‘g‘</w:t>
      </w:r>
      <w:r w:rsidRPr="004654A5">
        <w:rPr>
          <w:rFonts w:ascii="Times New Roman" w:eastAsia="Times New Roman" w:hAnsi="Times New Roman" w:cs="Times New Roman"/>
          <w:iCs/>
          <w:sz w:val="28"/>
          <w:szCs w:val="28"/>
          <w:lang w:val="en-US"/>
        </w:rPr>
        <w:t>ri keladi. Mehmonxonalarning umumiy si</w:t>
      </w:r>
      <w:r w:rsidR="006D26F3">
        <w:rPr>
          <w:rFonts w:ascii="Times New Roman" w:eastAsia="Times New Roman" w:hAnsi="Times New Roman" w:cs="Times New Roman"/>
          <w:iCs/>
          <w:sz w:val="28"/>
          <w:szCs w:val="28"/>
          <w:lang w:val="en-US"/>
        </w:rPr>
        <w:t>g‘</w:t>
      </w:r>
      <w:r w:rsidRPr="004654A5">
        <w:rPr>
          <w:rFonts w:ascii="Times New Roman" w:eastAsia="Times New Roman" w:hAnsi="Times New Roman" w:cs="Times New Roman"/>
          <w:iCs/>
          <w:sz w:val="28"/>
          <w:szCs w:val="28"/>
          <w:lang w:val="en-US"/>
        </w:rPr>
        <w:t xml:space="preserve">imi 2016-yilga kelib 55000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rindan oshdi. Xizmat k</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rsatish sifati ham ancha takomillashib bordi. Mehmonxonalarda milliy me'morchilik an'analari va zamonaviy servisning (Wi-Fi, xalqaro oshxona, gid xizmati) uy</w:t>
      </w:r>
      <w:r w:rsidR="006D26F3">
        <w:rPr>
          <w:rFonts w:ascii="Times New Roman" w:eastAsia="Times New Roman" w:hAnsi="Times New Roman" w:cs="Times New Roman"/>
          <w:iCs/>
          <w:sz w:val="28"/>
          <w:szCs w:val="28"/>
          <w:lang w:val="en-US"/>
        </w:rPr>
        <w:t>g‘</w:t>
      </w:r>
      <w:r w:rsidRPr="004654A5">
        <w:rPr>
          <w:rFonts w:ascii="Times New Roman" w:eastAsia="Times New Roman" w:hAnsi="Times New Roman" w:cs="Times New Roman"/>
          <w:iCs/>
          <w:sz w:val="28"/>
          <w:szCs w:val="28"/>
          <w:lang w:val="en-US"/>
        </w:rPr>
        <w:t xml:space="preserve">unlashuvi </w:t>
      </w:r>
      <w:r w:rsidRPr="004654A5">
        <w:rPr>
          <w:rFonts w:ascii="Times New Roman" w:eastAsia="Times New Roman" w:hAnsi="Times New Roman" w:cs="Times New Roman"/>
          <w:iCs/>
          <w:sz w:val="28"/>
          <w:szCs w:val="28"/>
          <w:lang w:val="en-US"/>
        </w:rPr>
        <w:lastRenderedPageBreak/>
        <w:t xml:space="preserve">Buxoro hamkorlikning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ziga xos brendi"ni yaratdi.</w:t>
      </w:r>
      <w:r w:rsidRPr="004654A5">
        <w:rPr>
          <w:rFonts w:ascii="Times New Roman" w:eastAsia="Calibri" w:hAnsi="Times New Roman" w:cs="Times New Roman"/>
          <w:sz w:val="28"/>
          <w:szCs w:val="28"/>
          <w:lang w:val="en-US"/>
        </w:rPr>
        <w:t xml:space="preserve"> </w:t>
      </w:r>
      <w:r w:rsidRPr="004654A5">
        <w:rPr>
          <w:rFonts w:ascii="Times New Roman" w:eastAsia="Times New Roman" w:hAnsi="Times New Roman" w:cs="Times New Roman"/>
          <w:iCs/>
          <w:sz w:val="28"/>
          <w:szCs w:val="28"/>
          <w:lang w:val="en-US"/>
        </w:rPr>
        <w:t xml:space="preserve">2000-2016-yillar atrofida Buxoroga tashrif buyuruvchi sayyohlar sonida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sish tendensiyasi kuzatildi.</w:t>
      </w:r>
      <w:r w:rsidRPr="004654A5">
        <w:rPr>
          <w:rFonts w:ascii="Times New Roman" w:eastAsia="Calibri" w:hAnsi="Times New Roman" w:cs="Times New Roman"/>
          <w:sz w:val="28"/>
          <w:szCs w:val="28"/>
          <w:lang w:val="en-US"/>
        </w:rPr>
        <w:t xml:space="preserve"> </w:t>
      </w:r>
      <w:r w:rsidRPr="004654A5">
        <w:rPr>
          <w:rFonts w:ascii="Times New Roman" w:eastAsia="Times New Roman" w:hAnsi="Times New Roman" w:cs="Times New Roman"/>
          <w:iCs/>
          <w:sz w:val="28"/>
          <w:szCs w:val="28"/>
          <w:lang w:val="en-US"/>
        </w:rPr>
        <w:t xml:space="preserve"> Sayyohlarning 70 foizi Yaponiya Germaniya, Fransiya, Italiya va kabi davlatlardan kelgan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lsa, 2010-yildan keyin Janubiy Koreya, Xitoy va Rossiya bozorlari faollashdi.</w:t>
      </w:r>
      <w:r w:rsidRPr="004654A5">
        <w:rPr>
          <w:rFonts w:ascii="Times New Roman" w:eastAsia="Calibri" w:hAnsi="Times New Roman" w:cs="Times New Roman"/>
          <w:sz w:val="28"/>
          <w:szCs w:val="28"/>
          <w:lang w:val="en-US"/>
        </w:rPr>
        <w:t xml:space="preserve"> </w:t>
      </w:r>
      <w:r w:rsidRPr="004654A5">
        <w:rPr>
          <w:rFonts w:ascii="Times New Roman" w:eastAsia="Times New Roman" w:hAnsi="Times New Roman" w:cs="Times New Roman"/>
          <w:iCs/>
          <w:sz w:val="28"/>
          <w:szCs w:val="28"/>
          <w:lang w:val="en-US"/>
        </w:rPr>
        <w:t xml:space="preserve">2000-2005-yillarda  yillik sayyohlar soni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rtacha 30-40 ming kishini tashkil etgan. 2006-2011-yillarda xorijiy sayyohlar soni 60 mingdan 100 minggacha k</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 xml:space="preserve">paydi. </w:t>
      </w:r>
      <w:r w:rsidRPr="004654A5">
        <w:rPr>
          <w:rFonts w:ascii="Times New Roman" w:eastAsia="Calibri" w:hAnsi="Times New Roman" w:cs="Times New Roman"/>
          <w:sz w:val="28"/>
          <w:szCs w:val="28"/>
          <w:lang w:val="en-US"/>
        </w:rPr>
        <w:t xml:space="preserve"> </w:t>
      </w:r>
      <w:r w:rsidRPr="004654A5">
        <w:rPr>
          <w:rFonts w:ascii="Times New Roman" w:eastAsia="Times New Roman" w:hAnsi="Times New Roman" w:cs="Times New Roman"/>
          <w:iCs/>
          <w:sz w:val="28"/>
          <w:szCs w:val="28"/>
          <w:lang w:val="en-US"/>
        </w:rPr>
        <w:t>2012-2016-yillarga kelib, bu k</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 xml:space="preserve">rsatkich yiliga 150-180  ming nafargacha (ichki sayyohlar soni 400 ming kishidan ortdi)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sdi. Turizmga asosan “bahor” (mart-may) va “kuz” (sentyabr-oktyabr) oylariga t</w:t>
      </w:r>
      <w:r w:rsidR="006D26F3">
        <w:rPr>
          <w:rFonts w:ascii="Times New Roman" w:eastAsia="Times New Roman" w:hAnsi="Times New Roman" w:cs="Times New Roman"/>
          <w:iCs/>
          <w:sz w:val="28"/>
          <w:szCs w:val="28"/>
          <w:lang w:val="en-US"/>
        </w:rPr>
        <w:t>o‘g‘</w:t>
      </w:r>
      <w:r w:rsidRPr="004654A5">
        <w:rPr>
          <w:rFonts w:ascii="Times New Roman" w:eastAsia="Times New Roman" w:hAnsi="Times New Roman" w:cs="Times New Roman"/>
          <w:iCs/>
          <w:sz w:val="28"/>
          <w:szCs w:val="28"/>
          <w:lang w:val="en-US"/>
        </w:rPr>
        <w:t>ri kelgan. Bu davrlarning bandlik darajasi 90-95% gacha yetgan.</w:t>
      </w:r>
      <w:r w:rsidRPr="004654A5">
        <w:rPr>
          <w:rFonts w:ascii="Times New Roman" w:eastAsia="Calibri" w:hAnsi="Times New Roman" w:cs="Times New Roman"/>
          <w:sz w:val="28"/>
          <w:szCs w:val="28"/>
          <w:lang w:val="en-US"/>
        </w:rPr>
        <w:t xml:space="preserve"> </w:t>
      </w:r>
      <w:r w:rsidRPr="004654A5">
        <w:rPr>
          <w:rFonts w:ascii="Times New Roman" w:eastAsia="Times New Roman" w:hAnsi="Times New Roman" w:cs="Times New Roman"/>
          <w:iCs/>
          <w:sz w:val="28"/>
          <w:szCs w:val="28"/>
          <w:lang w:val="en-US"/>
        </w:rPr>
        <w:t xml:space="preserve">Turizm Buxoro viloyati yalpi hududiy mahsulotida (YAHM) muhim </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rin egallaydi. 2000-yillarda turizm faqat “k</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rish va ketish” ob'ekti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lgan b</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lsa, 2016-yilga kelib u k</w:t>
      </w:r>
      <w:r w:rsidR="006D26F3">
        <w:rPr>
          <w:rFonts w:ascii="Times New Roman" w:eastAsia="Times New Roman" w:hAnsi="Times New Roman" w:cs="Times New Roman"/>
          <w:iCs/>
          <w:sz w:val="28"/>
          <w:szCs w:val="28"/>
          <w:lang w:val="en-US"/>
        </w:rPr>
        <w:t>o‘</w:t>
      </w:r>
      <w:r w:rsidRPr="004654A5">
        <w:rPr>
          <w:rFonts w:ascii="Times New Roman" w:eastAsia="Times New Roman" w:hAnsi="Times New Roman" w:cs="Times New Roman"/>
          <w:iCs/>
          <w:sz w:val="28"/>
          <w:szCs w:val="28"/>
          <w:lang w:val="en-US"/>
        </w:rPr>
        <w:t>p tarmoqli servis sohasiga aylandi.</w:t>
      </w:r>
      <w:r w:rsidRPr="004654A5">
        <w:rPr>
          <w:rFonts w:ascii="Times New Roman" w:eastAsia="Calibri" w:hAnsi="Times New Roman" w:cs="Times New Roman"/>
          <w:sz w:val="28"/>
          <w:szCs w:val="28"/>
          <w:lang w:val="de-DE"/>
        </w:rPr>
        <w:t xml:space="preserve"> 2025-yilning 1-yanvar holatiga k</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ra Buxoro viloyatida 610 ta barcha turdagi joylashtirish vositalari r</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yxatga olingan. Bular orasida eng mashhurlari</w:t>
      </w:r>
      <w:r w:rsidRPr="004654A5">
        <w:rPr>
          <w:rFonts w:ascii="Times New Roman" w:eastAsia="Calibri" w:hAnsi="Times New Roman" w:cs="Times New Roman"/>
          <w:b/>
          <w:bCs/>
          <w:sz w:val="28"/>
          <w:szCs w:val="28"/>
          <w:lang w:val="de-DE"/>
        </w:rPr>
        <w:t xml:space="preserve"> </w:t>
      </w:r>
      <w:r w:rsidRPr="004654A5">
        <w:rPr>
          <w:rFonts w:ascii="Times New Roman" w:eastAsia="Calibri" w:hAnsi="Times New Roman" w:cs="Times New Roman"/>
          <w:bCs/>
          <w:sz w:val="28"/>
          <w:szCs w:val="28"/>
          <w:lang w:val="de-DE"/>
        </w:rPr>
        <w:t>Grand Buxoro, Orom, Old Siti, Afrosiyob, Ark Royal Bukhara</w:t>
      </w:r>
      <w:r w:rsidRPr="004654A5">
        <w:rPr>
          <w:rFonts w:ascii="Times New Roman" w:eastAsia="Calibri" w:hAnsi="Times New Roman" w:cs="Times New Roman"/>
          <w:sz w:val="28"/>
          <w:szCs w:val="28"/>
          <w:lang w:val="de-DE"/>
        </w:rPr>
        <w:t xml:space="preserve">, </w:t>
      </w:r>
      <w:r w:rsidRPr="004654A5">
        <w:rPr>
          <w:rFonts w:ascii="Times New Roman" w:eastAsia="Calibri" w:hAnsi="Times New Roman" w:cs="Times New Roman"/>
          <w:bCs/>
          <w:sz w:val="28"/>
          <w:szCs w:val="28"/>
          <w:lang w:val="de-DE"/>
        </w:rPr>
        <w:t>Sarbon Plaza, Shakh Hotel, Shohnishin Boutique</w:t>
      </w:r>
      <w:r w:rsidRPr="004654A5">
        <w:rPr>
          <w:rFonts w:ascii="Times New Roman" w:eastAsia="Calibri" w:hAnsi="Times New Roman" w:cs="Times New Roman"/>
          <w:sz w:val="28"/>
          <w:szCs w:val="28"/>
          <w:lang w:val="de-DE"/>
        </w:rPr>
        <w:t>.</w:t>
      </w:r>
      <w:r w:rsidRPr="004654A5">
        <w:rPr>
          <w:rFonts w:ascii="Times New Roman" w:eastAsia="Calibri" w:hAnsi="Times New Roman" w:cs="Times New Roman"/>
          <w:color w:val="000000"/>
          <w:sz w:val="28"/>
          <w:szCs w:val="28"/>
          <w:lang w:val="de-DE"/>
        </w:rPr>
        <w:t xml:space="preserve"> </w:t>
      </w:r>
    </w:p>
    <w:p w:rsidR="00A47CA6" w:rsidRDefault="005A48FC" w:rsidP="00F45937">
      <w:pPr>
        <w:tabs>
          <w:tab w:val="left" w:pos="0"/>
        </w:tabs>
        <w:ind w:right="142" w:firstLine="709"/>
        <w:rPr>
          <w:rFonts w:ascii="Times New Roman" w:eastAsia="Calibri" w:hAnsi="Times New Roman" w:cs="Times New Roman"/>
          <w:color w:val="000000"/>
          <w:sz w:val="28"/>
          <w:szCs w:val="28"/>
          <w:lang w:val="en-US"/>
        </w:rPr>
      </w:pPr>
      <w:r>
        <w:rPr>
          <w:rFonts w:ascii="Times New Roman" w:eastAsia="Calibri" w:hAnsi="Times New Roman" w:cs="Times New Roman"/>
          <w:color w:val="000000"/>
          <w:sz w:val="28"/>
          <w:szCs w:val="28"/>
          <w:lang w:val="de-DE"/>
        </w:rPr>
        <w:tab/>
      </w:r>
      <w:r w:rsidR="004654A5" w:rsidRPr="004654A5">
        <w:rPr>
          <w:rFonts w:ascii="Times New Roman" w:eastAsia="Calibri" w:hAnsi="Times New Roman" w:cs="Times New Roman"/>
          <w:color w:val="000000"/>
          <w:sz w:val="28"/>
          <w:szCs w:val="28"/>
          <w:lang w:val="de-DE"/>
        </w:rPr>
        <w:t>Vazirlar Mahkamasining qarori bilan viloyatdagi 829 ta moddiy madaniy meros obyekti davlat muhofazasiga olindi. Yurtimizga turistlarning kelib-ketishi bilan bo</w:t>
      </w:r>
      <w:r w:rsidR="006D26F3">
        <w:rPr>
          <w:rFonts w:ascii="Times New Roman" w:eastAsia="Calibri" w:hAnsi="Times New Roman" w:cs="Times New Roman"/>
          <w:color w:val="000000"/>
          <w:sz w:val="28"/>
          <w:szCs w:val="28"/>
          <w:lang w:val="de-DE"/>
        </w:rPr>
        <w:t>g‘</w:t>
      </w:r>
      <w:r w:rsidR="004654A5" w:rsidRPr="004654A5">
        <w:rPr>
          <w:rFonts w:ascii="Times New Roman" w:eastAsia="Calibri" w:hAnsi="Times New Roman" w:cs="Times New Roman"/>
          <w:color w:val="000000"/>
          <w:sz w:val="28"/>
          <w:szCs w:val="28"/>
          <w:lang w:val="de-DE"/>
        </w:rPr>
        <w:t>liq t</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siqlarning olib tashlanishi, dunyodagi 93 ta davlat fuqarolariga vizasiz kirish huquqi, 56 ta mamlakatga elektron viza olish, 47 davlatga besh kunlik tranzit vizasiz kirish, 76 davlatga yengillashtirilgan tartibda turis</w:t>
      </w:r>
      <w:r w:rsidR="004654A5" w:rsidRPr="004654A5">
        <w:rPr>
          <w:rFonts w:ascii="Times New Roman" w:eastAsia="Calibri" w:hAnsi="Times New Roman" w:cs="Times New Roman"/>
          <w:color w:val="000000"/>
          <w:sz w:val="28"/>
          <w:szCs w:val="28"/>
          <w:lang w:val="de-DE"/>
        </w:rPr>
        <w:softHyphen/>
        <w:t>tik viza olish imkoniyatlarining yaratilishi va konvertatsiya masalasining uzil-kesil hal qilinishi turistlarga katta y</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 xml:space="preserve">llarni ochib yubordi, Buxoro darvozalarini ham.  </w:t>
      </w:r>
      <w:r w:rsidR="004654A5" w:rsidRPr="004654A5">
        <w:rPr>
          <w:rFonts w:ascii="Times New Roman" w:eastAsia="Calibri" w:hAnsi="Times New Roman" w:cs="Times New Roman"/>
          <w:color w:val="000000"/>
          <w:sz w:val="28"/>
          <w:szCs w:val="28"/>
          <w:lang w:val="en-US"/>
        </w:rPr>
        <w:t xml:space="preserve">Faqat 2024 yilning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zida 1,7 million xorijlik Buxoro ziyoratida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ldi. Bu raqam 2016 yilda 169,6 mingga yetar-yetmas edi, xolos. S</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nggi yetti yilda turistlar soni 10,2 baravar k</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payib, valyuta tushumi 11,7 baravar oshdi va 436,3 million dollarga yetdi. 2025 yil yakuniga qadar turistlar oqimini 2,2 million nafarga yetkazish, pul tushumini 600 million AQSH dollaridan oshirish reja qilindi. Buxoro zaminida dunyoga kelib Islom sivilizatsiyasi rivojiga ulkan hissa q</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shgan Imom Al Buxoriy, Abu Ali ibn Sino, Abu Havs Kabir, Sayfiddin Boxarziy, </w:t>
      </w:r>
      <w:r w:rsidR="004654A5" w:rsidRPr="004654A5">
        <w:rPr>
          <w:rFonts w:ascii="Times New Roman" w:eastAsia="Calibri" w:hAnsi="Times New Roman" w:cs="Times New Roman"/>
          <w:color w:val="000000"/>
          <w:sz w:val="28"/>
          <w:szCs w:val="28"/>
          <w:lang w:val="en-US"/>
        </w:rPr>
        <w:lastRenderedPageBreak/>
        <w:t xml:space="preserve">Abduxoliq </w:t>
      </w:r>
      <w:r w:rsidR="006D26F3">
        <w:rPr>
          <w:rFonts w:ascii="Times New Roman" w:eastAsia="Calibri" w:hAnsi="Times New Roman" w:cs="Times New Roman"/>
          <w:color w:val="000000"/>
          <w:sz w:val="28"/>
          <w:szCs w:val="28"/>
          <w:lang w:val="en-US"/>
        </w:rPr>
        <w:t>G‘</w:t>
      </w:r>
      <w:r w:rsidR="004654A5" w:rsidRPr="004654A5">
        <w:rPr>
          <w:rFonts w:ascii="Times New Roman" w:eastAsia="Calibri" w:hAnsi="Times New Roman" w:cs="Times New Roman"/>
          <w:color w:val="000000"/>
          <w:sz w:val="28"/>
          <w:szCs w:val="28"/>
          <w:lang w:val="en-US"/>
        </w:rPr>
        <w:t>ijduvoniy, Bahouddin Naqshband kabi ulu</w:t>
      </w:r>
      <w:r w:rsidR="006D26F3">
        <w:rPr>
          <w:rFonts w:ascii="Times New Roman" w:eastAsia="Calibri" w:hAnsi="Times New Roman" w:cs="Times New Roman"/>
          <w:color w:val="000000"/>
          <w:sz w:val="28"/>
          <w:szCs w:val="28"/>
          <w:lang w:val="en-US"/>
        </w:rPr>
        <w:t>g‘</w:t>
      </w:r>
      <w:r w:rsidR="004654A5" w:rsidRPr="004654A5">
        <w:rPr>
          <w:rFonts w:ascii="Times New Roman" w:eastAsia="Calibri" w:hAnsi="Times New Roman" w:cs="Times New Roman"/>
          <w:color w:val="000000"/>
          <w:sz w:val="28"/>
          <w:szCs w:val="28"/>
          <w:lang w:val="en-US"/>
        </w:rPr>
        <w:t xml:space="preserve"> olim-u ulamolar qoldirgan umumbashariy merosni ziyorat qiluvchilar safi, ayniqsa, ortdi. Lekin bular hali hammasi emas. Tahlillar shuni k</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rsatadiki, ziyorat y</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nalishi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yicha Buxoroda har yili 90 milliongacha sayyohni jalb qilish imkoni mavjud. 276 million aholisi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lgan Indoneziyaning </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zidan 20 million turist kelishi mumkin. Shuningdek, Malayziyadan 7, Singapurdan 1,2, Turkiyadan 10, Erondan 5, Bangladeshdan 8, Hindistondan 20, Rossiyadan 4, MDH davlatlaridan 5 milliondan k</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proq musulmon ziyoratchilarni jalb qilsa b</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ladi. Maqsadga erishish y</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 xml:space="preserve">lida zarur turizm infratuzilmasi, zamonaviy transport logistikasi, qulay shart-sharoitlar yaratish ishlarini amalga oshirish yumushlari allaqachon boshlab yuborilgan. </w:t>
      </w:r>
    </w:p>
    <w:p w:rsidR="006D26F3" w:rsidRDefault="00A47CA6" w:rsidP="00F45937">
      <w:pPr>
        <w:tabs>
          <w:tab w:val="left" w:pos="0"/>
        </w:tabs>
        <w:ind w:right="142" w:firstLine="709"/>
        <w:rPr>
          <w:rFonts w:ascii="Times New Roman" w:eastAsia="Calibri" w:hAnsi="Times New Roman" w:cs="Times New Roman"/>
          <w:color w:val="000000"/>
          <w:sz w:val="28"/>
          <w:szCs w:val="28"/>
          <w:lang w:val="de-DE"/>
        </w:rPr>
      </w:pPr>
      <w:r>
        <w:rPr>
          <w:rFonts w:ascii="Times New Roman" w:eastAsia="Calibri" w:hAnsi="Times New Roman" w:cs="Times New Roman"/>
          <w:color w:val="000000"/>
          <w:sz w:val="28"/>
          <w:szCs w:val="28"/>
          <w:lang w:val="en-US"/>
        </w:rPr>
        <w:tab/>
      </w:r>
      <w:r w:rsidR="004654A5" w:rsidRPr="004654A5">
        <w:rPr>
          <w:rFonts w:ascii="Times New Roman" w:eastAsia="Calibri" w:hAnsi="Times New Roman" w:cs="Times New Roman"/>
          <w:color w:val="000000"/>
          <w:sz w:val="28"/>
          <w:szCs w:val="28"/>
          <w:lang w:val="en-US"/>
        </w:rPr>
        <w:t>Yetti pir va boshqa ziyorat obyektlarida yirik hajmdagi rekonstruksiya va ta’mirlash-tiklash ishlari bajarildi, zamonaviy mehmonxonalar ishga tushirildi. Salohiyatli tadbirkor va investorlarning turizm tarmo</w:t>
      </w:r>
      <w:r w:rsidR="006D26F3">
        <w:rPr>
          <w:rFonts w:ascii="Times New Roman" w:eastAsia="Calibri" w:hAnsi="Times New Roman" w:cs="Times New Roman"/>
          <w:color w:val="000000"/>
          <w:sz w:val="28"/>
          <w:szCs w:val="28"/>
          <w:lang w:val="en-US"/>
        </w:rPr>
        <w:t>g‘</w:t>
      </w:r>
      <w:r w:rsidR="004654A5" w:rsidRPr="004654A5">
        <w:rPr>
          <w:rFonts w:ascii="Times New Roman" w:eastAsia="Calibri" w:hAnsi="Times New Roman" w:cs="Times New Roman"/>
          <w:color w:val="000000"/>
          <w:sz w:val="28"/>
          <w:szCs w:val="28"/>
          <w:lang w:val="en-US"/>
        </w:rPr>
        <w:t>iga qiziqishi kuchaydi. Ular tomonidan s</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nggi 3 yilda 60 ta mehmonxona, 51 ta hostel, 123 ta oilaviy mehmon uyi va 9 xonali motel faoliyati y</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lga q</w:t>
      </w:r>
      <w:r w:rsidR="006D26F3">
        <w:rPr>
          <w:rFonts w:ascii="Times New Roman" w:eastAsia="Calibri" w:hAnsi="Times New Roman" w:cs="Times New Roman"/>
          <w:color w:val="000000"/>
          <w:sz w:val="28"/>
          <w:szCs w:val="28"/>
          <w:lang w:val="en-US"/>
        </w:rPr>
        <w:t>o‘</w:t>
      </w:r>
      <w:r w:rsidR="004654A5" w:rsidRPr="004654A5">
        <w:rPr>
          <w:rFonts w:ascii="Times New Roman" w:eastAsia="Calibri" w:hAnsi="Times New Roman" w:cs="Times New Roman"/>
          <w:color w:val="000000"/>
          <w:sz w:val="28"/>
          <w:szCs w:val="28"/>
          <w:lang w:val="en-US"/>
        </w:rPr>
        <w:t>yildi. Shuningdek, xalqaro standartlarga mos  yana 2 ta 4 yulduzli, 4 ta 3 yulduzli mehmonxona ishga tushdi. “yndham”, “Mercure”, “Sahid” kabi xalqaro brendlar kirib keldi. “Hyatt regency”, “Hilton”, “Ramada” xalqaro brendlari bugun-erta ish boshlash arafasida.</w:t>
      </w:r>
      <w:r w:rsidR="004654A5" w:rsidRPr="004654A5">
        <w:rPr>
          <w:rFonts w:ascii="Times New Roman" w:eastAsia="Calibri" w:hAnsi="Times New Roman" w:cs="Times New Roman"/>
          <w:color w:val="000000"/>
          <w:sz w:val="28"/>
          <w:szCs w:val="28"/>
          <w:lang w:val="de-DE"/>
        </w:rPr>
        <w:t xml:space="preserve"> 2019 yilning fevral oyida Buxoro shahrida I xalqaro “Ziyorat turizmi forumi“ </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tkazildi. Unda dunyoning 34 davlatidan islom olamidagi nufuzli xalqaro tashkilotlar, sayyohlik uyushmalari va din ulamolaridan iborat 130 dan ortiq mehmon tashrif buyurdi. 2024 yilning mart oyida b</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 xml:space="preserve">lib </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 xml:space="preserve">tgan </w:t>
      </w:r>
      <w:r w:rsidR="004654A5" w:rsidRPr="006B4966">
        <w:rPr>
          <w:rFonts w:ascii="Times New Roman" w:eastAsia="Calibri" w:hAnsi="Times New Roman" w:cs="Times New Roman"/>
          <w:color w:val="000000"/>
          <w:sz w:val="28"/>
          <w:szCs w:val="28"/>
          <w:lang w:val="de-DE"/>
        </w:rPr>
        <w:t>“</w:t>
      </w:r>
      <w:r w:rsidR="006B4966">
        <w:rPr>
          <w:rFonts w:ascii="Times New Roman" w:eastAsia="Calibri" w:hAnsi="Times New Roman" w:cs="Times New Roman"/>
          <w:color w:val="000000"/>
          <w:sz w:val="28"/>
          <w:szCs w:val="28"/>
          <w:lang w:val="de-DE"/>
        </w:rPr>
        <w:t>Ichki turizm yarmarkasi’’</w:t>
      </w:r>
      <w:r w:rsidR="004654A5" w:rsidRPr="004654A5">
        <w:rPr>
          <w:rFonts w:ascii="Times New Roman" w:eastAsia="Calibri" w:hAnsi="Times New Roman" w:cs="Times New Roman"/>
          <w:color w:val="000000"/>
          <w:sz w:val="28"/>
          <w:szCs w:val="28"/>
          <w:lang w:val="de-DE"/>
        </w:rPr>
        <w:t xml:space="preserve"> va </w:t>
      </w:r>
      <w:r w:rsidR="004654A5" w:rsidRPr="006B4966">
        <w:rPr>
          <w:rFonts w:ascii="Times New Roman" w:eastAsia="Calibri" w:hAnsi="Times New Roman" w:cs="Times New Roman"/>
          <w:color w:val="000000"/>
          <w:sz w:val="28"/>
          <w:szCs w:val="28"/>
          <w:lang w:val="de-DE"/>
        </w:rPr>
        <w:t>“</w:t>
      </w:r>
      <w:r w:rsidR="006B4966">
        <w:rPr>
          <w:rFonts w:ascii="Times New Roman" w:eastAsia="Calibri" w:hAnsi="Times New Roman" w:cs="Times New Roman"/>
          <w:color w:val="000000"/>
          <w:sz w:val="28"/>
          <w:szCs w:val="28"/>
          <w:lang w:val="de-DE"/>
        </w:rPr>
        <w:t>Bukhara Destination Forumi’’</w:t>
      </w:r>
      <w:r w:rsidR="004654A5" w:rsidRPr="004654A5">
        <w:rPr>
          <w:rFonts w:ascii="Times New Roman" w:eastAsia="Calibri" w:hAnsi="Times New Roman" w:cs="Times New Roman"/>
          <w:color w:val="000000"/>
          <w:sz w:val="28"/>
          <w:szCs w:val="28"/>
          <w:lang w:val="de-DE"/>
        </w:rPr>
        <w:t xml:space="preserve">da, Misr, Eron, Iordaniya, Livan, Jazoir kabi davlatlardan mehmonlar keldi. </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sha yilning may oyida b</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lgan yana bir tadbir – “II Xalqaro zard</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zlik va zargarlik festivali„da qatnashgan 100 mingga yaqin ishtirokchining 18 mingdan k</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pro</w:t>
      </w:r>
      <w:r w:rsidR="006D26F3">
        <w:rPr>
          <w:rFonts w:ascii="Times New Roman" w:eastAsia="Calibri" w:hAnsi="Times New Roman" w:cs="Times New Roman"/>
          <w:color w:val="000000"/>
          <w:sz w:val="28"/>
          <w:szCs w:val="28"/>
          <w:lang w:val="de-DE"/>
        </w:rPr>
        <w:t>g‘</w:t>
      </w:r>
      <w:r w:rsidR="004654A5" w:rsidRPr="004654A5">
        <w:rPr>
          <w:rFonts w:ascii="Times New Roman" w:eastAsia="Calibri" w:hAnsi="Times New Roman" w:cs="Times New Roman"/>
          <w:color w:val="000000"/>
          <w:sz w:val="28"/>
          <w:szCs w:val="28"/>
          <w:lang w:val="de-DE"/>
        </w:rPr>
        <w:t>i xorijlik turistlar edi. 2024 yilning noyabrida b</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lgan Xa</w:t>
      </w:r>
      <w:r w:rsidR="000579BA">
        <w:rPr>
          <w:rFonts w:ascii="Times New Roman" w:eastAsia="Calibri" w:hAnsi="Times New Roman" w:cs="Times New Roman"/>
          <w:color w:val="000000"/>
          <w:sz w:val="28"/>
          <w:szCs w:val="28"/>
          <w:lang w:val="de-DE"/>
        </w:rPr>
        <w:t>lqaro ziyorat turizmi haftaligi’’</w:t>
      </w:r>
      <w:r w:rsidR="004654A5" w:rsidRPr="004654A5">
        <w:rPr>
          <w:rFonts w:ascii="Times New Roman" w:eastAsia="Calibri" w:hAnsi="Times New Roman" w:cs="Times New Roman"/>
          <w:color w:val="000000"/>
          <w:sz w:val="28"/>
          <w:szCs w:val="28"/>
          <w:lang w:val="de-DE"/>
        </w:rPr>
        <w:t xml:space="preserve"> doirasida Vobkent tumanidagi Shirin qishlo</w:t>
      </w:r>
      <w:r w:rsidR="006D26F3">
        <w:rPr>
          <w:rFonts w:ascii="Times New Roman" w:eastAsia="Calibri" w:hAnsi="Times New Roman" w:cs="Times New Roman"/>
          <w:color w:val="000000"/>
          <w:sz w:val="28"/>
          <w:szCs w:val="28"/>
          <w:lang w:val="de-DE"/>
        </w:rPr>
        <w:t>g‘</w:t>
      </w:r>
      <w:r>
        <w:rPr>
          <w:rFonts w:ascii="Times New Roman" w:eastAsia="Calibri" w:hAnsi="Times New Roman" w:cs="Times New Roman"/>
          <w:color w:val="000000"/>
          <w:sz w:val="28"/>
          <w:szCs w:val="28"/>
          <w:lang w:val="de-DE"/>
        </w:rPr>
        <w:t>iga “</w:t>
      </w:r>
      <w:r w:rsidR="004654A5" w:rsidRPr="004654A5">
        <w:rPr>
          <w:rFonts w:ascii="Times New Roman" w:eastAsia="Calibri" w:hAnsi="Times New Roman" w:cs="Times New Roman"/>
          <w:color w:val="000000"/>
          <w:sz w:val="28"/>
          <w:szCs w:val="28"/>
          <w:lang w:val="de-DE"/>
        </w:rPr>
        <w:t>turizm qishlo</w:t>
      </w:r>
      <w:r w:rsidR="006D26F3">
        <w:rPr>
          <w:rFonts w:ascii="Times New Roman" w:eastAsia="Calibri" w:hAnsi="Times New Roman" w:cs="Times New Roman"/>
          <w:color w:val="000000"/>
          <w:sz w:val="28"/>
          <w:szCs w:val="28"/>
          <w:lang w:val="de-DE"/>
        </w:rPr>
        <w:t>g‘</w:t>
      </w:r>
      <w:r>
        <w:rPr>
          <w:rFonts w:ascii="Times New Roman" w:eastAsia="Calibri" w:hAnsi="Times New Roman" w:cs="Times New Roman"/>
          <w:color w:val="000000"/>
          <w:sz w:val="28"/>
          <w:szCs w:val="28"/>
          <w:lang w:val="de-DE"/>
        </w:rPr>
        <w:t>i</w:t>
      </w:r>
      <w:r w:rsidR="006B4966">
        <w:rPr>
          <w:rFonts w:ascii="Times New Roman" w:eastAsia="Calibri" w:hAnsi="Times New Roman" w:cs="Times New Roman"/>
          <w:color w:val="000000"/>
          <w:sz w:val="28"/>
          <w:szCs w:val="28"/>
          <w:lang w:val="de-DE"/>
        </w:rPr>
        <w:t>’’</w:t>
      </w:r>
      <w:r w:rsidR="004654A5" w:rsidRPr="004654A5">
        <w:rPr>
          <w:rFonts w:ascii="Times New Roman" w:eastAsia="Calibri" w:hAnsi="Times New Roman" w:cs="Times New Roman"/>
          <w:color w:val="000000"/>
          <w:sz w:val="28"/>
          <w:szCs w:val="28"/>
          <w:lang w:val="de-DE"/>
        </w:rPr>
        <w:t xml:space="preserve"> , </w:t>
      </w:r>
      <w:r w:rsidR="006D26F3">
        <w:rPr>
          <w:rFonts w:ascii="Times New Roman" w:eastAsia="Calibri" w:hAnsi="Times New Roman" w:cs="Times New Roman"/>
          <w:color w:val="000000"/>
          <w:sz w:val="28"/>
          <w:szCs w:val="28"/>
          <w:lang w:val="de-DE"/>
        </w:rPr>
        <w:t>G‘</w:t>
      </w:r>
      <w:r w:rsidR="004654A5" w:rsidRPr="004654A5">
        <w:rPr>
          <w:rFonts w:ascii="Times New Roman" w:eastAsia="Calibri" w:hAnsi="Times New Roman" w:cs="Times New Roman"/>
          <w:color w:val="000000"/>
          <w:sz w:val="28"/>
          <w:szCs w:val="28"/>
          <w:lang w:val="de-DE"/>
        </w:rPr>
        <w:t>ijduvon tumanidagi “Q</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r</w:t>
      </w:r>
      <w:r w:rsidR="006D26F3">
        <w:rPr>
          <w:rFonts w:ascii="Times New Roman" w:eastAsia="Calibri" w:hAnsi="Times New Roman" w:cs="Times New Roman"/>
          <w:color w:val="000000"/>
          <w:sz w:val="28"/>
          <w:szCs w:val="28"/>
          <w:lang w:val="de-DE"/>
        </w:rPr>
        <w:t>g‘</w:t>
      </w:r>
      <w:r w:rsidR="006B4966">
        <w:rPr>
          <w:rFonts w:ascii="Times New Roman" w:eastAsia="Calibri" w:hAnsi="Times New Roman" w:cs="Times New Roman"/>
          <w:color w:val="000000"/>
          <w:sz w:val="28"/>
          <w:szCs w:val="28"/>
          <w:lang w:val="de-DE"/>
        </w:rPr>
        <w:t>on’’ mahallasiga “turizm mahallasi’</w:t>
      </w:r>
      <w:r w:rsidR="000579BA">
        <w:rPr>
          <w:rFonts w:ascii="Times New Roman" w:eastAsia="Calibri" w:hAnsi="Times New Roman" w:cs="Times New Roman"/>
          <w:color w:val="000000"/>
          <w:sz w:val="28"/>
          <w:szCs w:val="28"/>
          <w:lang w:val="de-DE"/>
        </w:rPr>
        <w:t>’</w:t>
      </w:r>
      <w:r w:rsidR="004654A5" w:rsidRPr="004654A5">
        <w:rPr>
          <w:rFonts w:ascii="Times New Roman" w:eastAsia="Calibri" w:hAnsi="Times New Roman" w:cs="Times New Roman"/>
          <w:color w:val="000000"/>
          <w:sz w:val="28"/>
          <w:szCs w:val="28"/>
          <w:lang w:val="de-DE"/>
        </w:rPr>
        <w:t xml:space="preserve"> maqomi berildi. Buxorodagi xalqaro tadbirlar dunyo davlatlari tomonidan </w:t>
      </w:r>
      <w:r w:rsidR="004654A5" w:rsidRPr="004654A5">
        <w:rPr>
          <w:rFonts w:ascii="Times New Roman" w:eastAsia="Calibri" w:hAnsi="Times New Roman" w:cs="Times New Roman"/>
          <w:color w:val="000000"/>
          <w:sz w:val="28"/>
          <w:szCs w:val="28"/>
          <w:lang w:val="de-DE"/>
        </w:rPr>
        <w:lastRenderedPageBreak/>
        <w:t>ham  e’tirof etildi. Misol tariqasida, 2019-yi</w:t>
      </w:r>
      <w:r w:rsidR="000579BA">
        <w:rPr>
          <w:rFonts w:ascii="Times New Roman" w:eastAsia="Calibri" w:hAnsi="Times New Roman" w:cs="Times New Roman"/>
          <w:color w:val="000000"/>
          <w:sz w:val="28"/>
          <w:szCs w:val="28"/>
          <w:lang w:val="de-DE"/>
        </w:rPr>
        <w:t>lda I xalqaro “Ziyorsat turizmi’’</w:t>
      </w:r>
      <w:r w:rsidR="004654A5" w:rsidRPr="004654A5">
        <w:rPr>
          <w:rFonts w:ascii="Times New Roman" w:eastAsia="Calibri" w:hAnsi="Times New Roman" w:cs="Times New Roman"/>
          <w:color w:val="000000"/>
          <w:sz w:val="28"/>
          <w:szCs w:val="28"/>
          <w:lang w:val="de-DE"/>
        </w:rPr>
        <w:t xml:space="preserve"> forumi </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 xml:space="preserve">tkazilib, unda </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zbekistonni ziyorat turizmi markazlaridan biriga aylantirish t</w:t>
      </w:r>
      <w:r w:rsidR="006D26F3">
        <w:rPr>
          <w:rFonts w:ascii="Times New Roman" w:eastAsia="Calibri" w:hAnsi="Times New Roman" w:cs="Times New Roman"/>
          <w:color w:val="000000"/>
          <w:sz w:val="28"/>
          <w:szCs w:val="28"/>
          <w:lang w:val="de-DE"/>
        </w:rPr>
        <w:t>o‘g‘</w:t>
      </w:r>
      <w:r w:rsidR="004654A5" w:rsidRPr="004654A5">
        <w:rPr>
          <w:rFonts w:ascii="Times New Roman" w:eastAsia="Calibri" w:hAnsi="Times New Roman" w:cs="Times New Roman"/>
          <w:color w:val="000000"/>
          <w:sz w:val="28"/>
          <w:szCs w:val="28"/>
          <w:lang w:val="de-DE"/>
        </w:rPr>
        <w:t>risidagi “Buxoro deklaratsiyasi</w:t>
      </w:r>
      <w:r w:rsidR="00A538E9">
        <w:rPr>
          <w:rFonts w:ascii="Times New Roman" w:eastAsia="Calibri" w:hAnsi="Times New Roman" w:cs="Times New Roman"/>
          <w:color w:val="000000"/>
          <w:sz w:val="28"/>
          <w:szCs w:val="28"/>
          <w:lang w:val="de-DE"/>
        </w:rPr>
        <w:t>’’ qabul qili</w:t>
      </w:r>
      <w:r w:rsidR="004654A5" w:rsidRPr="004654A5">
        <w:rPr>
          <w:rFonts w:ascii="Times New Roman" w:eastAsia="Calibri" w:hAnsi="Times New Roman" w:cs="Times New Roman"/>
          <w:color w:val="000000"/>
          <w:sz w:val="28"/>
          <w:szCs w:val="28"/>
          <w:lang w:val="de-DE"/>
        </w:rPr>
        <w:t xml:space="preserve">ndi. Shu bilan bir qatorda 2019-yilning </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zida Xitoy davlatida tashkil etilgan Yevroosiyo iqtisodiy forumi yi</w:t>
      </w:r>
      <w:r w:rsidR="006D26F3">
        <w:rPr>
          <w:rFonts w:ascii="Times New Roman" w:eastAsia="Calibri" w:hAnsi="Times New Roman" w:cs="Times New Roman"/>
          <w:color w:val="000000"/>
          <w:sz w:val="28"/>
          <w:szCs w:val="28"/>
          <w:lang w:val="de-DE"/>
        </w:rPr>
        <w:t>g‘</w:t>
      </w:r>
      <w:r w:rsidR="004654A5" w:rsidRPr="004654A5">
        <w:rPr>
          <w:rFonts w:ascii="Times New Roman" w:eastAsia="Calibri" w:hAnsi="Times New Roman" w:cs="Times New Roman"/>
          <w:color w:val="000000"/>
          <w:sz w:val="28"/>
          <w:szCs w:val="28"/>
          <w:lang w:val="de-DE"/>
        </w:rPr>
        <w:t xml:space="preserve">ilishida  Poyi </w:t>
      </w:r>
      <w:r w:rsidR="00A538E9">
        <w:rPr>
          <w:rFonts w:ascii="Times New Roman" w:eastAsia="Calibri" w:hAnsi="Times New Roman" w:cs="Times New Roman"/>
          <w:color w:val="000000"/>
          <w:sz w:val="28"/>
          <w:szCs w:val="28"/>
          <w:lang w:val="de-DE"/>
        </w:rPr>
        <w:t xml:space="preserve">Kalon majmuasi </w:t>
      </w:r>
      <w:r w:rsidR="00DE10AC" w:rsidRPr="004654A5">
        <w:rPr>
          <w:rFonts w:ascii="Times New Roman" w:eastAsia="Calibri" w:hAnsi="Times New Roman" w:cs="Times New Roman"/>
          <w:color w:val="000000"/>
          <w:sz w:val="28"/>
          <w:szCs w:val="28"/>
          <w:lang w:val="de-DE"/>
        </w:rPr>
        <w:t>“</w:t>
      </w:r>
      <w:r w:rsidR="004654A5" w:rsidRPr="004654A5">
        <w:rPr>
          <w:rFonts w:ascii="Times New Roman" w:eastAsia="Calibri" w:hAnsi="Times New Roman" w:cs="Times New Roman"/>
          <w:color w:val="000000"/>
          <w:sz w:val="28"/>
          <w:szCs w:val="28"/>
          <w:lang w:val="de-DE"/>
        </w:rPr>
        <w:t>SHHTning sakkizinchi m</w:t>
      </w:r>
      <w:r w:rsidR="006D26F3">
        <w:rPr>
          <w:rFonts w:ascii="Times New Roman" w:eastAsia="Calibri" w:hAnsi="Times New Roman" w:cs="Times New Roman"/>
          <w:color w:val="000000"/>
          <w:sz w:val="28"/>
          <w:szCs w:val="28"/>
          <w:lang w:val="de-DE"/>
        </w:rPr>
        <w:t>o‘</w:t>
      </w:r>
      <w:r w:rsidR="00DE10AC">
        <w:rPr>
          <w:rFonts w:ascii="Times New Roman" w:eastAsia="Calibri" w:hAnsi="Times New Roman" w:cs="Times New Roman"/>
          <w:color w:val="000000"/>
          <w:sz w:val="28"/>
          <w:szCs w:val="28"/>
          <w:lang w:val="de-DE"/>
        </w:rPr>
        <w:t>jizasi’’</w:t>
      </w:r>
      <w:r w:rsidR="004654A5" w:rsidRPr="004654A5">
        <w:rPr>
          <w:rFonts w:ascii="Times New Roman" w:eastAsia="Calibri" w:hAnsi="Times New Roman" w:cs="Times New Roman"/>
          <w:color w:val="000000"/>
          <w:sz w:val="28"/>
          <w:szCs w:val="28"/>
          <w:lang w:val="de-DE"/>
        </w:rPr>
        <w:t xml:space="preserve"> r</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yxatiga kiritildi. Bundan tashqari Buxoro shahri Islom hamkorligi tashkilotiga a’zo davlatlar madaniyat vazirlarining 9- anjumanida qabul qilingan qarorga muvofiq, 2020-yilda Qohira (Misr) va Bamako (Mali) shaharlari qatorida Islom madaniyati poytaxti deb e’lon qilindi. 2023-yilning oktabr oyiga kel</w:t>
      </w:r>
      <w:r w:rsidR="00DE10AC">
        <w:rPr>
          <w:rFonts w:ascii="Times New Roman" w:eastAsia="Calibri" w:hAnsi="Times New Roman" w:cs="Times New Roman"/>
          <w:color w:val="000000"/>
          <w:sz w:val="28"/>
          <w:szCs w:val="28"/>
          <w:lang w:val="de-DE"/>
        </w:rPr>
        <w:t xml:space="preserve">ib Buxoro YUNECKOning nufuzli </w:t>
      </w:r>
      <w:r w:rsidR="00DE10AC" w:rsidRPr="004654A5">
        <w:rPr>
          <w:rFonts w:ascii="Times New Roman" w:eastAsia="Calibri" w:hAnsi="Times New Roman" w:cs="Times New Roman"/>
          <w:color w:val="000000"/>
          <w:sz w:val="28"/>
          <w:szCs w:val="28"/>
          <w:lang w:val="de-DE"/>
        </w:rPr>
        <w:t>“</w:t>
      </w:r>
      <w:r w:rsidR="004654A5" w:rsidRPr="004654A5">
        <w:rPr>
          <w:rFonts w:ascii="Times New Roman" w:eastAsia="Calibri" w:hAnsi="Times New Roman" w:cs="Times New Roman"/>
          <w:color w:val="000000"/>
          <w:sz w:val="28"/>
          <w:szCs w:val="28"/>
          <w:lang w:val="de-DE"/>
        </w:rPr>
        <w:t>Ijodkorlar shaharlar tarmo</w:t>
      </w:r>
      <w:r w:rsidR="006D26F3">
        <w:rPr>
          <w:rFonts w:ascii="Times New Roman" w:eastAsia="Calibri" w:hAnsi="Times New Roman" w:cs="Times New Roman"/>
          <w:color w:val="000000"/>
          <w:sz w:val="28"/>
          <w:szCs w:val="28"/>
          <w:lang w:val="de-DE"/>
        </w:rPr>
        <w:t>g‘</w:t>
      </w:r>
      <w:r w:rsidR="00DE10AC">
        <w:rPr>
          <w:rFonts w:ascii="Times New Roman" w:eastAsia="Calibri" w:hAnsi="Times New Roman" w:cs="Times New Roman"/>
          <w:color w:val="000000"/>
          <w:sz w:val="28"/>
          <w:szCs w:val="28"/>
          <w:lang w:val="de-DE"/>
        </w:rPr>
        <w:t>i’’</w:t>
      </w:r>
      <w:r w:rsidR="004654A5" w:rsidRPr="004654A5">
        <w:rPr>
          <w:rFonts w:ascii="Times New Roman" w:eastAsia="Calibri" w:hAnsi="Times New Roman" w:cs="Times New Roman"/>
          <w:color w:val="000000"/>
          <w:sz w:val="28"/>
          <w:szCs w:val="28"/>
          <w:lang w:val="de-DE"/>
        </w:rPr>
        <w:t xml:space="preserve"> dasturiga q</w:t>
      </w:r>
      <w:r w:rsidR="006D26F3">
        <w:rPr>
          <w:rFonts w:ascii="Times New Roman" w:eastAsia="Calibri" w:hAnsi="Times New Roman" w:cs="Times New Roman"/>
          <w:color w:val="000000"/>
          <w:sz w:val="28"/>
          <w:szCs w:val="28"/>
          <w:lang w:val="de-DE"/>
        </w:rPr>
        <w:t>o‘</w:t>
      </w:r>
      <w:r w:rsidR="00DE10AC">
        <w:rPr>
          <w:rFonts w:ascii="Times New Roman" w:eastAsia="Calibri" w:hAnsi="Times New Roman" w:cs="Times New Roman"/>
          <w:color w:val="000000"/>
          <w:sz w:val="28"/>
          <w:szCs w:val="28"/>
          <w:lang w:val="de-DE"/>
        </w:rPr>
        <w:t xml:space="preserve">shilib, ushbu dasturning </w:t>
      </w:r>
      <w:r w:rsidR="00DE10AC" w:rsidRPr="004654A5">
        <w:rPr>
          <w:rFonts w:ascii="Times New Roman" w:eastAsia="Calibri" w:hAnsi="Times New Roman" w:cs="Times New Roman"/>
          <w:color w:val="000000"/>
          <w:sz w:val="28"/>
          <w:szCs w:val="28"/>
          <w:lang w:val="de-DE"/>
        </w:rPr>
        <w:t>“</w:t>
      </w:r>
      <w:r w:rsidR="004654A5" w:rsidRPr="004654A5">
        <w:rPr>
          <w:rFonts w:ascii="Times New Roman" w:eastAsia="Calibri" w:hAnsi="Times New Roman" w:cs="Times New Roman"/>
          <w:color w:val="000000"/>
          <w:sz w:val="28"/>
          <w:szCs w:val="28"/>
          <w:lang w:val="de-DE"/>
        </w:rPr>
        <w:t>Amaliy bezak va xalq san’ati</w:t>
      </w:r>
      <w:r w:rsidR="00DE10AC">
        <w:rPr>
          <w:rFonts w:ascii="Times New Roman" w:eastAsia="Calibri" w:hAnsi="Times New Roman" w:cs="Times New Roman"/>
          <w:color w:val="000000"/>
          <w:sz w:val="28"/>
          <w:szCs w:val="28"/>
          <w:lang w:val="de-DE"/>
        </w:rPr>
        <w:t>’’</w:t>
      </w:r>
      <w:r w:rsidR="004654A5" w:rsidRPr="004654A5">
        <w:rPr>
          <w:rFonts w:ascii="Times New Roman" w:eastAsia="Calibri" w:hAnsi="Times New Roman" w:cs="Times New Roman"/>
          <w:color w:val="000000"/>
          <w:sz w:val="28"/>
          <w:szCs w:val="28"/>
          <w:lang w:val="de-DE"/>
        </w:rPr>
        <w:t xml:space="preserve"> y</w:t>
      </w:r>
      <w:r w:rsidR="006D26F3">
        <w:rPr>
          <w:rFonts w:ascii="Times New Roman" w:eastAsia="Calibri" w:hAnsi="Times New Roman" w:cs="Times New Roman"/>
          <w:color w:val="000000"/>
          <w:sz w:val="28"/>
          <w:szCs w:val="28"/>
          <w:lang w:val="de-DE"/>
        </w:rPr>
        <w:t>o‘</w:t>
      </w:r>
      <w:r w:rsidR="00DE10AC">
        <w:rPr>
          <w:rFonts w:ascii="Times New Roman" w:eastAsia="Calibri" w:hAnsi="Times New Roman" w:cs="Times New Roman"/>
          <w:color w:val="000000"/>
          <w:sz w:val="28"/>
          <w:szCs w:val="28"/>
          <w:lang w:val="de-DE"/>
        </w:rPr>
        <w:t xml:space="preserve">nalishi </w:t>
      </w:r>
      <w:r w:rsidR="004654A5" w:rsidRPr="004654A5">
        <w:rPr>
          <w:rFonts w:ascii="Times New Roman" w:eastAsia="Calibri" w:hAnsi="Times New Roman" w:cs="Times New Roman"/>
          <w:color w:val="000000"/>
          <w:sz w:val="28"/>
          <w:szCs w:val="28"/>
          <w:lang w:val="de-DE"/>
        </w:rPr>
        <w:t>b</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yicha r</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yxatiga kiritildi. E’tiborlisi shundaki bu r</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 xml:space="preserve">yxatga kiritilgan Markaziy Osiyodagi yagona shahar Buxoromizdir. (malumot </w:t>
      </w:r>
      <w:r w:rsidR="006D26F3">
        <w:rPr>
          <w:rFonts w:ascii="Times New Roman" w:eastAsia="Calibri" w:hAnsi="Times New Roman" w:cs="Times New Roman"/>
          <w:color w:val="000000"/>
          <w:sz w:val="28"/>
          <w:szCs w:val="28"/>
          <w:lang w:val="de-DE"/>
        </w:rPr>
        <w:t>o‘</w:t>
      </w:r>
      <w:r w:rsidR="0033537B">
        <w:rPr>
          <w:rFonts w:ascii="Times New Roman" w:eastAsia="Calibri" w:hAnsi="Times New Roman" w:cs="Times New Roman"/>
          <w:color w:val="000000"/>
          <w:sz w:val="28"/>
          <w:szCs w:val="28"/>
          <w:lang w:val="de-DE"/>
        </w:rPr>
        <w:t>rnida bu dasturi</w:t>
      </w:r>
      <w:r w:rsidR="004654A5" w:rsidRPr="004654A5">
        <w:rPr>
          <w:rFonts w:ascii="Times New Roman" w:eastAsia="Calibri" w:hAnsi="Times New Roman" w:cs="Times New Roman"/>
          <w:color w:val="000000"/>
          <w:sz w:val="28"/>
          <w:szCs w:val="28"/>
          <w:lang w:val="de-DE"/>
        </w:rPr>
        <w:t>ga bugungi kungacha dunyoning 300 ta shahri ki</w:t>
      </w:r>
      <w:r w:rsidR="0033537B">
        <w:rPr>
          <w:rFonts w:ascii="Times New Roman" w:eastAsia="Calibri" w:hAnsi="Times New Roman" w:cs="Times New Roman"/>
          <w:color w:val="000000"/>
          <w:sz w:val="28"/>
          <w:szCs w:val="28"/>
          <w:lang w:val="de-DE"/>
        </w:rPr>
        <w:t xml:space="preserve">ritilgan) 2022-yilda Buxoroga </w:t>
      </w:r>
      <w:r w:rsidR="0033537B" w:rsidRPr="004654A5">
        <w:rPr>
          <w:rFonts w:ascii="Times New Roman" w:eastAsia="Calibri" w:hAnsi="Times New Roman" w:cs="Times New Roman"/>
          <w:color w:val="000000"/>
          <w:sz w:val="28"/>
          <w:szCs w:val="28"/>
          <w:lang w:val="de-DE"/>
        </w:rPr>
        <w:t>“</w:t>
      </w:r>
      <w:r w:rsidR="0033537B">
        <w:rPr>
          <w:rFonts w:ascii="Times New Roman" w:eastAsia="Calibri" w:hAnsi="Times New Roman" w:cs="Times New Roman"/>
          <w:color w:val="000000"/>
          <w:sz w:val="28"/>
          <w:szCs w:val="28"/>
          <w:lang w:val="de-DE"/>
        </w:rPr>
        <w:t>Butunjahon hunarmandlar shahri’’</w:t>
      </w:r>
      <w:r w:rsidR="004654A5" w:rsidRPr="004654A5">
        <w:rPr>
          <w:rFonts w:ascii="Times New Roman" w:eastAsia="Calibri" w:hAnsi="Times New Roman" w:cs="Times New Roman"/>
          <w:color w:val="000000"/>
          <w:sz w:val="28"/>
          <w:szCs w:val="28"/>
          <w:lang w:val="de-DE"/>
        </w:rPr>
        <w:t xml:space="preserve"> m</w:t>
      </w:r>
      <w:r w:rsidR="0033537B">
        <w:rPr>
          <w:rFonts w:ascii="Times New Roman" w:eastAsia="Calibri" w:hAnsi="Times New Roman" w:cs="Times New Roman"/>
          <w:color w:val="000000"/>
          <w:sz w:val="28"/>
          <w:szCs w:val="28"/>
          <w:lang w:val="de-DE"/>
        </w:rPr>
        <w:t xml:space="preserve">aqomining berilishi, shu yili  </w:t>
      </w:r>
      <w:r w:rsidR="0033537B" w:rsidRPr="004654A5">
        <w:rPr>
          <w:rFonts w:ascii="Times New Roman" w:eastAsia="Calibri" w:hAnsi="Times New Roman" w:cs="Times New Roman"/>
          <w:color w:val="000000"/>
          <w:sz w:val="28"/>
          <w:szCs w:val="28"/>
          <w:lang w:val="de-DE"/>
        </w:rPr>
        <w:t>“</w:t>
      </w:r>
      <w:r w:rsidR="004654A5" w:rsidRPr="004654A5">
        <w:rPr>
          <w:rFonts w:ascii="Times New Roman" w:eastAsia="Calibri" w:hAnsi="Times New Roman" w:cs="Times New Roman"/>
          <w:color w:val="000000"/>
          <w:sz w:val="28"/>
          <w:szCs w:val="28"/>
          <w:lang w:val="de-DE"/>
        </w:rPr>
        <w:t>Tur</w:t>
      </w:r>
      <w:r w:rsidR="0033537B">
        <w:rPr>
          <w:rFonts w:ascii="Times New Roman" w:eastAsia="Calibri" w:hAnsi="Times New Roman" w:cs="Times New Roman"/>
          <w:color w:val="000000"/>
          <w:sz w:val="28"/>
          <w:szCs w:val="28"/>
          <w:lang w:val="de-DE"/>
        </w:rPr>
        <w:t>kiy dunyoning yoshlar poytaxti’’</w:t>
      </w:r>
      <w:r w:rsidR="004654A5" w:rsidRPr="004654A5">
        <w:rPr>
          <w:rFonts w:ascii="Times New Roman" w:eastAsia="Calibri" w:hAnsi="Times New Roman" w:cs="Times New Roman"/>
          <w:color w:val="000000"/>
          <w:sz w:val="28"/>
          <w:szCs w:val="28"/>
          <w:lang w:val="de-DE"/>
        </w:rPr>
        <w:t xml:space="preserve"> deb e’lon qilinganligi ham viloyatga b</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 xml:space="preserve">lgan e’tibor va qiziqishning ortganligidan dalolat beradi. Shuningdek prezidentimizning topshiriqlari bilan Buxorodagi 40 dan ortiq va tumanlardagi </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 xml:space="preserve">nlab madaniy meros obyektlari tamirlandi. 2023-yilning </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zida ta’mirlash ishlari uchun umumiy hisobda 160 milliard s</w:t>
      </w:r>
      <w:r w:rsidR="006D26F3">
        <w:rPr>
          <w:rFonts w:ascii="Times New Roman" w:eastAsia="Calibri" w:hAnsi="Times New Roman" w:cs="Times New Roman"/>
          <w:color w:val="000000"/>
          <w:sz w:val="28"/>
          <w:szCs w:val="28"/>
          <w:lang w:val="de-DE"/>
        </w:rPr>
        <w:t>o‘</w:t>
      </w:r>
      <w:r w:rsidR="004654A5" w:rsidRPr="004654A5">
        <w:rPr>
          <w:rFonts w:ascii="Times New Roman" w:eastAsia="Calibri" w:hAnsi="Times New Roman" w:cs="Times New Roman"/>
          <w:color w:val="000000"/>
          <w:sz w:val="28"/>
          <w:szCs w:val="28"/>
          <w:lang w:val="de-DE"/>
        </w:rPr>
        <w:t>mdan ortiq mabla</w:t>
      </w:r>
      <w:r w:rsidR="006D26F3">
        <w:rPr>
          <w:rFonts w:ascii="Times New Roman" w:eastAsia="Calibri" w:hAnsi="Times New Roman" w:cs="Times New Roman"/>
          <w:color w:val="000000"/>
          <w:sz w:val="28"/>
          <w:szCs w:val="28"/>
          <w:lang w:val="de-DE"/>
        </w:rPr>
        <w:t>g‘</w:t>
      </w:r>
      <w:r w:rsidR="004654A5" w:rsidRPr="004654A5">
        <w:rPr>
          <w:rFonts w:ascii="Times New Roman" w:eastAsia="Calibri" w:hAnsi="Times New Roman" w:cs="Times New Roman"/>
          <w:color w:val="000000"/>
          <w:sz w:val="28"/>
          <w:szCs w:val="28"/>
          <w:lang w:val="de-DE"/>
        </w:rPr>
        <w:t xml:space="preserve"> ajratildi. </w:t>
      </w:r>
    </w:p>
    <w:p w:rsidR="004654A5" w:rsidRPr="004654A5" w:rsidRDefault="004654A5" w:rsidP="00F45937">
      <w:pPr>
        <w:tabs>
          <w:tab w:val="left" w:pos="0"/>
        </w:tabs>
        <w:ind w:right="142" w:firstLine="709"/>
        <w:rPr>
          <w:rFonts w:ascii="Times New Roman" w:eastAsia="Calibri" w:hAnsi="Times New Roman" w:cs="Times New Roman"/>
          <w:color w:val="000000"/>
          <w:sz w:val="28"/>
          <w:szCs w:val="28"/>
          <w:lang w:val="de-DE"/>
        </w:rPr>
      </w:pPr>
      <w:r w:rsidRPr="004654A5">
        <w:rPr>
          <w:rFonts w:ascii="Times New Roman" w:eastAsia="Calibri" w:hAnsi="Times New Roman" w:cs="Times New Roman"/>
          <w:sz w:val="28"/>
          <w:szCs w:val="28"/>
          <w:lang w:val="de-DE"/>
        </w:rPr>
        <w:t>Mamlakatimiz viloyatlari orasida transport-logistika imkoniyatlarining oshishi, infratuzilmaning rivojlanishi, dam olish kunlarining uzaytirilganligi mahalliy turistlar oqimiga ham sezilarli darajada ijobiy ta‘sir k</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 xml:space="preserve">rsatdi. 2023-yilning </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 xml:space="preserve">zida Respublikamiz viloyatlaridan Buxoroga tashrif buyurgan mahalliy turistlar soni 3,5 milliondan oshdi. Mehmonxonalar soni ham 5 martaga ortib, 541 tani, ulardagi </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rinlar soni esa 4 barobar ortib, 14 mingtani tashkil qildi. Hozirda viloyatda 116 ta sifatli restoran, 307 ta turistik avtobus, va mikroavtobuslar mehmonlarha xizmat k</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 xml:space="preserve">rsatmoqda. Turistik kompaniyalar soni 142 taga yetkazildi. Turli xorijiy tillarni biladigan gid-xamrohlar 305 tani tashkil qilmoqda. Shu qatorda Buxoro xalqaro </w:t>
      </w:r>
      <w:r w:rsidRPr="004654A5">
        <w:rPr>
          <w:rFonts w:ascii="Times New Roman" w:eastAsia="Calibri" w:hAnsi="Times New Roman" w:cs="Times New Roman"/>
          <w:sz w:val="28"/>
          <w:szCs w:val="28"/>
          <w:lang w:val="de-DE"/>
        </w:rPr>
        <w:lastRenderedPageBreak/>
        <w:t>aeroportiga t</w:t>
      </w:r>
      <w:r w:rsidR="006D26F3">
        <w:rPr>
          <w:rFonts w:ascii="Times New Roman" w:eastAsia="Calibri" w:hAnsi="Times New Roman" w:cs="Times New Roman"/>
          <w:sz w:val="28"/>
          <w:szCs w:val="28"/>
          <w:lang w:val="de-DE"/>
        </w:rPr>
        <w:t>o‘g‘</w:t>
      </w:r>
      <w:r w:rsidRPr="004654A5">
        <w:rPr>
          <w:rFonts w:ascii="Times New Roman" w:eastAsia="Calibri" w:hAnsi="Times New Roman" w:cs="Times New Roman"/>
          <w:sz w:val="28"/>
          <w:szCs w:val="28"/>
          <w:lang w:val="de-DE"/>
        </w:rPr>
        <w:t>ri-t</w:t>
      </w:r>
      <w:r w:rsidR="006D26F3">
        <w:rPr>
          <w:rFonts w:ascii="Times New Roman" w:eastAsia="Calibri" w:hAnsi="Times New Roman" w:cs="Times New Roman"/>
          <w:sz w:val="28"/>
          <w:szCs w:val="28"/>
          <w:lang w:val="de-DE"/>
        </w:rPr>
        <w:t>o‘g‘</w:t>
      </w:r>
      <w:r w:rsidRPr="004654A5">
        <w:rPr>
          <w:rFonts w:ascii="Times New Roman" w:eastAsia="Calibri" w:hAnsi="Times New Roman" w:cs="Times New Roman"/>
          <w:sz w:val="28"/>
          <w:szCs w:val="28"/>
          <w:lang w:val="de-DE"/>
        </w:rPr>
        <w:t>ri aviaqatnovlar soni 7-8 martaga oshirildi. Turkiya va Rossiya shaharlariga ham t</w:t>
      </w:r>
      <w:r w:rsidR="006D26F3">
        <w:rPr>
          <w:rFonts w:ascii="Times New Roman" w:eastAsia="Calibri" w:hAnsi="Times New Roman" w:cs="Times New Roman"/>
          <w:sz w:val="28"/>
          <w:szCs w:val="28"/>
          <w:lang w:val="de-DE"/>
        </w:rPr>
        <w:t>o‘g‘</w:t>
      </w:r>
      <w:r w:rsidRPr="004654A5">
        <w:rPr>
          <w:rFonts w:ascii="Times New Roman" w:eastAsia="Calibri" w:hAnsi="Times New Roman" w:cs="Times New Roman"/>
          <w:sz w:val="28"/>
          <w:szCs w:val="28"/>
          <w:lang w:val="de-DE"/>
        </w:rPr>
        <w:t>ri-t</w:t>
      </w:r>
      <w:r w:rsidR="006D26F3">
        <w:rPr>
          <w:rFonts w:ascii="Times New Roman" w:eastAsia="Calibri" w:hAnsi="Times New Roman" w:cs="Times New Roman"/>
          <w:sz w:val="28"/>
          <w:szCs w:val="28"/>
          <w:lang w:val="de-DE"/>
        </w:rPr>
        <w:t>o‘g‘</w:t>
      </w:r>
      <w:r w:rsidRPr="004654A5">
        <w:rPr>
          <w:rFonts w:ascii="Times New Roman" w:eastAsia="Calibri" w:hAnsi="Times New Roman" w:cs="Times New Roman"/>
          <w:sz w:val="28"/>
          <w:szCs w:val="28"/>
          <w:lang w:val="de-DE"/>
        </w:rPr>
        <w:t>ri aviaparvozlar y</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lga q</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yildi. Fransiya, Angliya, Shveysariya, Vengriya, Yaponiya, Isroil, Pokiston, Saudiya Arabistoni, Dubay, Qatar, Malta, Ozarbayjon, Belorus, Tojikiston, Qozo</w:t>
      </w:r>
      <w:r w:rsidR="006D26F3">
        <w:rPr>
          <w:rFonts w:ascii="Times New Roman" w:eastAsia="Calibri" w:hAnsi="Times New Roman" w:cs="Times New Roman"/>
          <w:sz w:val="28"/>
          <w:szCs w:val="28"/>
          <w:lang w:val="de-DE"/>
        </w:rPr>
        <w:t>g‘</w:t>
      </w:r>
      <w:r w:rsidRPr="004654A5">
        <w:rPr>
          <w:rFonts w:ascii="Times New Roman" w:eastAsia="Calibri" w:hAnsi="Times New Roman" w:cs="Times New Roman"/>
          <w:sz w:val="28"/>
          <w:szCs w:val="28"/>
          <w:lang w:val="de-DE"/>
        </w:rPr>
        <w:t>iston va Qir</w:t>
      </w:r>
      <w:r w:rsidR="006D26F3">
        <w:rPr>
          <w:rFonts w:ascii="Times New Roman" w:eastAsia="Calibri" w:hAnsi="Times New Roman" w:cs="Times New Roman"/>
          <w:sz w:val="28"/>
          <w:szCs w:val="28"/>
          <w:lang w:val="de-DE"/>
        </w:rPr>
        <w:t>g‘</w:t>
      </w:r>
      <w:r w:rsidRPr="004654A5">
        <w:rPr>
          <w:rFonts w:ascii="Times New Roman" w:eastAsia="Calibri" w:hAnsi="Times New Roman" w:cs="Times New Roman"/>
          <w:sz w:val="28"/>
          <w:szCs w:val="28"/>
          <w:lang w:val="de-DE"/>
        </w:rPr>
        <w:t>iziston davlatlariga muntazam aviaqatnovlar amalga oshirilmoqda. Afrosiyob tezyurar poyezdi qatnovi ham 2 marta k</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paytirildi. Statistik ma’lumotlarga k</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ra, hozirda turizm y</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nalishida ish bilan band b</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lganlar soni 15 barobarga oshib, 52 mingtani tashkil qilmoqda. Bu k</w:t>
      </w:r>
      <w:r w:rsidR="006D26F3">
        <w:rPr>
          <w:rFonts w:ascii="Times New Roman" w:eastAsia="Calibri" w:hAnsi="Times New Roman" w:cs="Times New Roman"/>
          <w:sz w:val="28"/>
          <w:szCs w:val="28"/>
          <w:lang w:val="de-DE"/>
        </w:rPr>
        <w:t>o‘</w:t>
      </w:r>
      <w:r w:rsidRPr="004654A5">
        <w:rPr>
          <w:rFonts w:ascii="Times New Roman" w:eastAsia="Calibri" w:hAnsi="Times New Roman" w:cs="Times New Roman"/>
          <w:sz w:val="28"/>
          <w:szCs w:val="28"/>
          <w:lang w:val="de-DE"/>
        </w:rPr>
        <w:t xml:space="preserve">rsatkich 2016-yilda 3,5 ming edi. Yuqorida aytganimizdek, </w:t>
      </w:r>
      <w:r w:rsidRPr="004654A5">
        <w:rPr>
          <w:rFonts w:ascii="Times New Roman" w:eastAsia="Calibri" w:hAnsi="Times New Roman" w:cs="Times New Roman"/>
          <w:color w:val="2B2D31"/>
          <w:sz w:val="28"/>
          <w:szCs w:val="28"/>
          <w:lang w:val="de-DE"/>
        </w:rPr>
        <w:t>Buxoroda bugungi kunda 500 dan ortiq joylashtirish vositalari (mehmonxonalar, mehmon uylari, hostellar) mavjud b</w:t>
      </w:r>
      <w:r w:rsidR="006D26F3">
        <w:rPr>
          <w:rFonts w:ascii="Times New Roman" w:eastAsia="Calibri" w:hAnsi="Times New Roman" w:cs="Times New Roman"/>
          <w:color w:val="2B2D31"/>
          <w:sz w:val="28"/>
          <w:szCs w:val="28"/>
          <w:lang w:val="de-DE"/>
        </w:rPr>
        <w:t>o‘</w:t>
      </w:r>
      <w:r w:rsidRPr="004654A5">
        <w:rPr>
          <w:rFonts w:ascii="Times New Roman" w:eastAsia="Calibri" w:hAnsi="Times New Roman" w:cs="Times New Roman"/>
          <w:color w:val="2B2D31"/>
          <w:sz w:val="28"/>
          <w:szCs w:val="28"/>
          <w:lang w:val="de-DE"/>
        </w:rPr>
        <w:t xml:space="preserve">lib, ular yiliga jami </w:t>
      </w:r>
      <w:r w:rsidRPr="00D3161C">
        <w:rPr>
          <w:rFonts w:ascii="Times New Roman" w:eastAsia="Calibri" w:hAnsi="Times New Roman" w:cs="Times New Roman"/>
          <w:bCs/>
          <w:color w:val="2B2D31"/>
          <w:sz w:val="28"/>
          <w:szCs w:val="28"/>
          <w:lang w:val="de-DE"/>
        </w:rPr>
        <w:t>4.5 milliondan ortiq</w:t>
      </w:r>
      <w:r w:rsidRPr="004654A5">
        <w:rPr>
          <w:rFonts w:ascii="Times New Roman" w:eastAsia="Calibri" w:hAnsi="Times New Roman" w:cs="Times New Roman"/>
          <w:color w:val="2B2D31"/>
          <w:sz w:val="28"/>
          <w:szCs w:val="28"/>
          <w:lang w:val="de-DE"/>
        </w:rPr>
        <w:t> sayyohni (mahalliy va chet ellik) qabul qilish imkoniyatiga ega. Xususan bular qatorida,</w:t>
      </w:r>
      <w:r w:rsidRPr="004654A5">
        <w:rPr>
          <w:rFonts w:ascii="Times New Roman" w:eastAsia="Calibri" w:hAnsi="Times New Roman" w:cs="Times New Roman"/>
          <w:color w:val="2B2D31"/>
          <w:sz w:val="28"/>
          <w:szCs w:val="28"/>
          <w:lang w:val="en-US"/>
        </w:rPr>
        <w:t xml:space="preserve"> Wyndham Bukhara (Sobiq City Hotel) mehmonxonasi alohida ahamiyatga ega. Bu mehmonxona 2021-yilda ochilgan b</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lib, turistlarga xizmat k</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rsatish b</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yicha viloyatda peshqadam hisoblanadi. Mehmonxona 212 ta xonadan iborat b</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lib, 1 yilda taxminan 95000 kishiga sifatli xizmat k</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 xml:space="preserve">rsatadi. </w:t>
      </w:r>
      <w:r w:rsidRPr="004654A5">
        <w:rPr>
          <w:rFonts w:ascii="Times New Roman" w:eastAsia="Calibri" w:hAnsi="Times New Roman" w:cs="Times New Roman"/>
          <w:color w:val="2B2D31"/>
          <w:sz w:val="28"/>
          <w:szCs w:val="28"/>
          <w:lang w:val="de-DE"/>
        </w:rPr>
        <w:t xml:space="preserve">Buxorodagi eng yirik va xalqaro brend ostida ishlaydigan mehmonxonalardan biri. Katta guruhlar va delegatsiyalar uchun asosiy markazdir. </w:t>
      </w:r>
      <w:r w:rsidR="006D26F3">
        <w:rPr>
          <w:rFonts w:ascii="Times New Roman" w:eastAsia="Calibri" w:hAnsi="Times New Roman" w:cs="Times New Roman"/>
          <w:color w:val="2B2D31"/>
          <w:sz w:val="28"/>
          <w:szCs w:val="28"/>
          <w:lang w:val="de-DE"/>
        </w:rPr>
        <w:tab/>
      </w:r>
      <w:r w:rsidRPr="004654A5">
        <w:rPr>
          <w:rFonts w:ascii="Times New Roman" w:eastAsia="Calibri" w:hAnsi="Times New Roman" w:cs="Times New Roman"/>
          <w:color w:val="2B2D31"/>
          <w:sz w:val="28"/>
          <w:szCs w:val="28"/>
          <w:lang w:val="de-DE"/>
        </w:rPr>
        <w:t>Turistlarga xizmat k</w:t>
      </w:r>
      <w:r w:rsidR="006D26F3">
        <w:rPr>
          <w:rFonts w:ascii="Times New Roman" w:eastAsia="Calibri" w:hAnsi="Times New Roman" w:cs="Times New Roman"/>
          <w:color w:val="2B2D31"/>
          <w:sz w:val="28"/>
          <w:szCs w:val="28"/>
          <w:lang w:val="de-DE"/>
        </w:rPr>
        <w:t>o‘</w:t>
      </w:r>
      <w:r w:rsidRPr="004654A5">
        <w:rPr>
          <w:rFonts w:ascii="Times New Roman" w:eastAsia="Calibri" w:hAnsi="Times New Roman" w:cs="Times New Roman"/>
          <w:color w:val="2B2D31"/>
          <w:sz w:val="28"/>
          <w:szCs w:val="28"/>
          <w:lang w:val="de-DE"/>
        </w:rPr>
        <w:t>rsatish b</w:t>
      </w:r>
      <w:r w:rsidR="006D26F3">
        <w:rPr>
          <w:rFonts w:ascii="Times New Roman" w:eastAsia="Calibri" w:hAnsi="Times New Roman" w:cs="Times New Roman"/>
          <w:color w:val="2B2D31"/>
          <w:sz w:val="28"/>
          <w:szCs w:val="28"/>
          <w:lang w:val="de-DE"/>
        </w:rPr>
        <w:t>o‘</w:t>
      </w:r>
      <w:r w:rsidRPr="004654A5">
        <w:rPr>
          <w:rFonts w:ascii="Times New Roman" w:eastAsia="Calibri" w:hAnsi="Times New Roman" w:cs="Times New Roman"/>
          <w:color w:val="2B2D31"/>
          <w:sz w:val="28"/>
          <w:szCs w:val="28"/>
          <w:lang w:val="de-DE"/>
        </w:rPr>
        <w:t xml:space="preserve">yicha ikkinchi </w:t>
      </w:r>
      <w:r w:rsidR="006D26F3">
        <w:rPr>
          <w:rFonts w:ascii="Times New Roman" w:eastAsia="Calibri" w:hAnsi="Times New Roman" w:cs="Times New Roman"/>
          <w:color w:val="2B2D31"/>
          <w:sz w:val="28"/>
          <w:szCs w:val="28"/>
          <w:lang w:val="de-DE"/>
        </w:rPr>
        <w:t>o‘</w:t>
      </w:r>
      <w:r w:rsidRPr="004654A5">
        <w:rPr>
          <w:rFonts w:ascii="Times New Roman" w:eastAsia="Calibri" w:hAnsi="Times New Roman" w:cs="Times New Roman"/>
          <w:color w:val="2B2D31"/>
          <w:sz w:val="28"/>
          <w:szCs w:val="28"/>
          <w:lang w:val="de-DE"/>
        </w:rPr>
        <w:t xml:space="preserve">rinda turuvchi yana bir mehmonxona Bukhara Palace mehmonxonasi. U 223 ta xonadan tashkil topgan, yillik turistlar qarnovi esa </w:t>
      </w:r>
      <w:r w:rsidRPr="004654A5">
        <w:rPr>
          <w:rFonts w:ascii="Times New Roman" w:eastAsia="Calibri" w:hAnsi="Times New Roman" w:cs="Times New Roman"/>
          <w:color w:val="2B2D31"/>
          <w:sz w:val="28"/>
          <w:szCs w:val="28"/>
          <w:lang w:val="en-US"/>
        </w:rPr>
        <w:t>qabul qilish 75,000 kishi. Tarixan eng katta mehmonxonalardan biri b</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lib, keng k</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lamli tadbirlar va arzonroq narxdagi katta guruhlarni b</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yicha yetakchi. Keyingi mashhur mehmonxonalardan yana biri  Sahid Zarafshon b</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lib, u 148 ta xonadan iborat va bir yillik davomida turistlarni qabul qilish salohiyati taqriban 65000 kishini tashkil etmoqda. Indoneziya brendi ostidagi zamonaviy mehmonxona. Shahar markazida joylashganligi sababli ishbilarmon sayyohlar orasida juda mashhur. T</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 xml:space="preserve">rtinchi </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rinda turuvchi yirik mehmonxona bu - Mercure Bukhara Old Town mehmonxonasi. Umumiy xonalari soni 57 ta, yillik turistlar qatnovi esa 25000 kishi dan iborat. Si</w:t>
      </w:r>
      <w:r w:rsidR="006D26F3">
        <w:rPr>
          <w:rFonts w:ascii="Times New Roman" w:eastAsia="Calibri" w:hAnsi="Times New Roman" w:cs="Times New Roman"/>
          <w:color w:val="2B2D31"/>
          <w:sz w:val="28"/>
          <w:szCs w:val="28"/>
          <w:lang w:val="en-US"/>
        </w:rPr>
        <w:t>g‘</w:t>
      </w:r>
      <w:r w:rsidRPr="004654A5">
        <w:rPr>
          <w:rFonts w:ascii="Times New Roman" w:eastAsia="Calibri" w:hAnsi="Times New Roman" w:cs="Times New Roman"/>
          <w:color w:val="2B2D31"/>
          <w:sz w:val="28"/>
          <w:szCs w:val="28"/>
          <w:lang w:val="en-US"/>
        </w:rPr>
        <w:t>imi jihatidan kichikroq b</w:t>
      </w:r>
      <w:r w:rsidR="006D26F3">
        <w:rPr>
          <w:rFonts w:ascii="Times New Roman" w:eastAsia="Calibri" w:hAnsi="Times New Roman" w:cs="Times New Roman"/>
          <w:color w:val="2B2D31"/>
          <w:sz w:val="28"/>
          <w:szCs w:val="28"/>
          <w:lang w:val="en-US"/>
        </w:rPr>
        <w:t>o‘</w:t>
      </w:r>
      <w:r w:rsidR="00D3161C">
        <w:rPr>
          <w:rFonts w:ascii="Times New Roman" w:eastAsia="Calibri" w:hAnsi="Times New Roman" w:cs="Times New Roman"/>
          <w:color w:val="2B2D31"/>
          <w:sz w:val="28"/>
          <w:szCs w:val="28"/>
          <w:lang w:val="en-US"/>
        </w:rPr>
        <w:t>lsa-da, “</w:t>
      </w:r>
      <w:r w:rsidRPr="004654A5">
        <w:rPr>
          <w:rFonts w:ascii="Times New Roman" w:eastAsia="Calibri" w:hAnsi="Times New Roman" w:cs="Times New Roman"/>
          <w:color w:val="2B2D31"/>
          <w:sz w:val="28"/>
          <w:szCs w:val="28"/>
          <w:lang w:val="en-US"/>
        </w:rPr>
        <w:t>Luks</w:t>
      </w:r>
      <w:r w:rsidR="00D3161C">
        <w:rPr>
          <w:rFonts w:ascii="Times New Roman" w:eastAsia="Calibri" w:hAnsi="Times New Roman" w:cs="Times New Roman"/>
          <w:color w:val="2B2D31"/>
          <w:sz w:val="28"/>
          <w:szCs w:val="28"/>
          <w:lang w:val="en-US"/>
        </w:rPr>
        <w:t>”</w:t>
      </w:r>
      <w:r w:rsidRPr="004654A5">
        <w:rPr>
          <w:rFonts w:ascii="Times New Roman" w:eastAsia="Calibri" w:hAnsi="Times New Roman" w:cs="Times New Roman"/>
          <w:color w:val="2B2D31"/>
          <w:sz w:val="28"/>
          <w:szCs w:val="28"/>
          <w:lang w:val="en-US"/>
        </w:rPr>
        <w:t xml:space="preserve"> toifasidagi eng mashhur maskan. Eski shahar markazida joylashgan va premium servis taqdim etadi. Keyingi </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 xml:space="preserve">rinda </w:t>
      </w:r>
      <w:r w:rsidRPr="004654A5">
        <w:rPr>
          <w:rFonts w:ascii="Times New Roman" w:eastAsia="Calibri" w:hAnsi="Times New Roman" w:cs="Times New Roman"/>
          <w:color w:val="2B2D31"/>
          <w:sz w:val="28"/>
          <w:szCs w:val="28"/>
          <w:lang w:val="en-US"/>
        </w:rPr>
        <w:lastRenderedPageBreak/>
        <w:t>turuvchi  Hovli Poyon (Butik mehmonxonalar vakili) mehmonxonasi Milliy koloritni aks ettiruvchi eng mashhur butik mehmonxonalardan biri. K</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plab yirik b</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lmagan, lekin nufuzli sayyohlik guruhlari aynan shunday maskanlarni afzal k</w:t>
      </w:r>
      <w:r w:rsidR="006D26F3">
        <w:rPr>
          <w:rFonts w:ascii="Times New Roman" w:eastAsia="Calibri" w:hAnsi="Times New Roman" w:cs="Times New Roman"/>
          <w:color w:val="2B2D31"/>
          <w:sz w:val="28"/>
          <w:szCs w:val="28"/>
          <w:lang w:val="en-US"/>
        </w:rPr>
        <w:t>o‘</w:t>
      </w:r>
      <w:r w:rsidRPr="004654A5">
        <w:rPr>
          <w:rFonts w:ascii="Times New Roman" w:eastAsia="Calibri" w:hAnsi="Times New Roman" w:cs="Times New Roman"/>
          <w:color w:val="2B2D31"/>
          <w:sz w:val="28"/>
          <w:szCs w:val="28"/>
          <w:lang w:val="en-US"/>
        </w:rPr>
        <w:t>radi. Xonalar soni 30 ta, yillik turistlar soni esa 12 000 kishida iborat.</w:t>
      </w:r>
    </w:p>
    <w:p w:rsidR="004654A5" w:rsidRPr="004654A5" w:rsidRDefault="004654A5" w:rsidP="00F45937">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t>Xullas, ziyorat turizmi Buxoro viloyati iqtisodiyotining muhim tarmoqlaridan biriga aylandi. Turizm xizmatlari kengayishi natijasida mehmonxona, transport, savdo va hunarmandchilik sohalari rivojlandi. Shu bilan birga, tarixiy va diniy obidalarni asrashga b</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 xml:space="preserve">lgan e’tibor ham ortdi. </w:t>
      </w:r>
      <w:r w:rsidRPr="004654A5">
        <w:rPr>
          <w:rFonts w:ascii="Times New Roman" w:eastAsia="Calibri" w:hAnsi="Times New Roman" w:cs="Times New Roman"/>
          <w:color w:val="000000"/>
          <w:sz w:val="28"/>
          <w:szCs w:val="28"/>
          <w:lang w:val="en-US"/>
        </w:rPr>
        <w:t>Ziyorat turizmining ijtimoiy va iqtisodiy ahamiyati haqida t</w:t>
      </w:r>
      <w:r w:rsidR="006D26F3">
        <w:rPr>
          <w:rFonts w:ascii="Times New Roman" w:eastAsia="Calibri" w:hAnsi="Times New Roman" w:cs="Times New Roman"/>
          <w:color w:val="000000"/>
          <w:sz w:val="28"/>
          <w:szCs w:val="28"/>
          <w:lang w:val="en-US"/>
        </w:rPr>
        <w:t>o‘</w:t>
      </w:r>
      <w:r w:rsidRPr="004654A5">
        <w:rPr>
          <w:rFonts w:ascii="Times New Roman" w:eastAsia="Calibri" w:hAnsi="Times New Roman" w:cs="Times New Roman"/>
          <w:color w:val="000000"/>
          <w:sz w:val="28"/>
          <w:szCs w:val="28"/>
          <w:lang w:val="en-US"/>
        </w:rPr>
        <w:t xml:space="preserve">xtalib </w:t>
      </w:r>
      <w:r w:rsidR="006D26F3">
        <w:rPr>
          <w:rFonts w:ascii="Times New Roman" w:eastAsia="Calibri" w:hAnsi="Times New Roman" w:cs="Times New Roman"/>
          <w:color w:val="000000"/>
          <w:sz w:val="28"/>
          <w:szCs w:val="28"/>
          <w:lang w:val="en-US"/>
        </w:rPr>
        <w:t>o‘</w:t>
      </w:r>
      <w:r w:rsidRPr="004654A5">
        <w:rPr>
          <w:rFonts w:ascii="Times New Roman" w:eastAsia="Calibri" w:hAnsi="Times New Roman" w:cs="Times New Roman"/>
          <w:color w:val="000000"/>
          <w:sz w:val="28"/>
          <w:szCs w:val="28"/>
          <w:lang w:val="en-US"/>
        </w:rPr>
        <w:t>tadigan b</w:t>
      </w:r>
      <w:r w:rsidR="006D26F3">
        <w:rPr>
          <w:rFonts w:ascii="Times New Roman" w:eastAsia="Calibri" w:hAnsi="Times New Roman" w:cs="Times New Roman"/>
          <w:color w:val="000000"/>
          <w:sz w:val="28"/>
          <w:szCs w:val="28"/>
          <w:lang w:val="en-US"/>
        </w:rPr>
        <w:t>o‘</w:t>
      </w:r>
      <w:r w:rsidRPr="004654A5">
        <w:rPr>
          <w:rFonts w:ascii="Times New Roman" w:eastAsia="Calibri" w:hAnsi="Times New Roman" w:cs="Times New Roman"/>
          <w:color w:val="000000"/>
          <w:sz w:val="28"/>
          <w:szCs w:val="28"/>
          <w:lang w:val="en-US"/>
        </w:rPr>
        <w:t>lsak, avvalo ushbu sohani rivojlantirish natijasida davlat byudjeti daromadlari sezilarli darajada oshadi, mehmonxonalar, restoranlar, transport xizmatlari, umuman xizmat k</w:t>
      </w:r>
      <w:r w:rsidR="006D26F3">
        <w:rPr>
          <w:rFonts w:ascii="Times New Roman" w:eastAsia="Calibri" w:hAnsi="Times New Roman" w:cs="Times New Roman"/>
          <w:color w:val="000000"/>
          <w:sz w:val="28"/>
          <w:szCs w:val="28"/>
          <w:lang w:val="en-US"/>
        </w:rPr>
        <w:t>o‘</w:t>
      </w:r>
      <w:r w:rsidRPr="004654A5">
        <w:rPr>
          <w:rFonts w:ascii="Times New Roman" w:eastAsia="Calibri" w:hAnsi="Times New Roman" w:cs="Times New Roman"/>
          <w:color w:val="000000"/>
          <w:sz w:val="28"/>
          <w:szCs w:val="28"/>
          <w:lang w:val="en-US"/>
        </w:rPr>
        <w:t xml:space="preserve">rsatish sohasida ham </w:t>
      </w:r>
      <w:r w:rsidR="006D26F3">
        <w:rPr>
          <w:rFonts w:ascii="Times New Roman" w:eastAsia="Calibri" w:hAnsi="Times New Roman" w:cs="Times New Roman"/>
          <w:color w:val="000000"/>
          <w:sz w:val="28"/>
          <w:szCs w:val="28"/>
          <w:lang w:val="en-US"/>
        </w:rPr>
        <w:t>o‘</w:t>
      </w:r>
      <w:r w:rsidRPr="004654A5">
        <w:rPr>
          <w:rFonts w:ascii="Times New Roman" w:eastAsia="Calibri" w:hAnsi="Times New Roman" w:cs="Times New Roman"/>
          <w:color w:val="000000"/>
          <w:sz w:val="28"/>
          <w:szCs w:val="28"/>
          <w:lang w:val="en-US"/>
        </w:rPr>
        <w:t xml:space="preserve">sish kuzatildi. Shuningdek, viloyatda aholi uchun yangi ish </w:t>
      </w:r>
      <w:r w:rsidR="006D26F3">
        <w:rPr>
          <w:rFonts w:ascii="Times New Roman" w:eastAsia="Calibri" w:hAnsi="Times New Roman" w:cs="Times New Roman"/>
          <w:color w:val="000000"/>
          <w:sz w:val="28"/>
          <w:szCs w:val="28"/>
          <w:lang w:val="en-US"/>
        </w:rPr>
        <w:t>o‘</w:t>
      </w:r>
      <w:r w:rsidRPr="004654A5">
        <w:rPr>
          <w:rFonts w:ascii="Times New Roman" w:eastAsia="Calibri" w:hAnsi="Times New Roman" w:cs="Times New Roman"/>
          <w:color w:val="000000"/>
          <w:sz w:val="28"/>
          <w:szCs w:val="28"/>
          <w:lang w:val="en-US"/>
        </w:rPr>
        <w:t>rinlari yaratilib, joylarda hunarmandchilik va milliy maxsulotlarga talab yanada oshdi. Valyuta tushumlari ham k</w:t>
      </w:r>
      <w:r w:rsidR="006D26F3">
        <w:rPr>
          <w:rFonts w:ascii="Times New Roman" w:eastAsia="Calibri" w:hAnsi="Times New Roman" w:cs="Times New Roman"/>
          <w:color w:val="000000"/>
          <w:sz w:val="28"/>
          <w:szCs w:val="28"/>
          <w:lang w:val="en-US"/>
        </w:rPr>
        <w:t>o‘</w:t>
      </w:r>
      <w:r w:rsidRPr="004654A5">
        <w:rPr>
          <w:rFonts w:ascii="Times New Roman" w:eastAsia="Calibri" w:hAnsi="Times New Roman" w:cs="Times New Roman"/>
          <w:color w:val="000000"/>
          <w:sz w:val="28"/>
          <w:szCs w:val="28"/>
          <w:lang w:val="en-US"/>
        </w:rPr>
        <w:t>paydi. Ijtimoy jihatlariga ham e’tibor qaratadigan b</w:t>
      </w:r>
      <w:r w:rsidR="006D26F3">
        <w:rPr>
          <w:rFonts w:ascii="Times New Roman" w:eastAsia="Calibri" w:hAnsi="Times New Roman" w:cs="Times New Roman"/>
          <w:color w:val="000000"/>
          <w:sz w:val="28"/>
          <w:szCs w:val="28"/>
          <w:lang w:val="en-US"/>
        </w:rPr>
        <w:t>o‘</w:t>
      </w:r>
      <w:r w:rsidRPr="004654A5">
        <w:rPr>
          <w:rFonts w:ascii="Times New Roman" w:eastAsia="Calibri" w:hAnsi="Times New Roman" w:cs="Times New Roman"/>
          <w:color w:val="000000"/>
          <w:sz w:val="28"/>
          <w:szCs w:val="28"/>
          <w:lang w:val="en-US"/>
        </w:rPr>
        <w:t>lsak, madaniy merosni asrab – avaylashga e’tibor kuchaydi, a</w:t>
      </w:r>
      <w:r w:rsidRPr="004654A5">
        <w:rPr>
          <w:rFonts w:ascii="Times New Roman" w:eastAsia="Times New Roman" w:hAnsi="Times New Roman" w:cs="Times New Roman"/>
          <w:sz w:val="28"/>
          <w:szCs w:val="28"/>
          <w:lang w:val="en-US" w:eastAsia="ru-RU"/>
        </w:rPr>
        <w:t xml:space="preserve">holining </w:t>
      </w:r>
      <w:r w:rsidRPr="004654A5">
        <w:rPr>
          <w:rFonts w:ascii="Times New Roman" w:eastAsia="Calibri" w:hAnsi="Times New Roman" w:cs="Times New Roman"/>
          <w:sz w:val="28"/>
          <w:szCs w:val="28"/>
          <w:lang w:val="en-US"/>
        </w:rPr>
        <w:t xml:space="preserve">turizm madaniyati rivojlanishi bilan bir qatorda yoshlar bandligi ham  oshirildi. </w:t>
      </w:r>
      <w:r w:rsidRPr="004654A5">
        <w:rPr>
          <w:rFonts w:ascii="Times New Roman" w:eastAsia="Times New Roman" w:hAnsi="Times New Roman" w:cs="Times New Roman"/>
          <w:sz w:val="28"/>
          <w:szCs w:val="28"/>
          <w:lang w:val="en-US" w:eastAsia="ru-RU"/>
        </w:rPr>
        <w:t>Milliy qadriyat va</w:t>
      </w:r>
      <w:r w:rsidRPr="004654A5">
        <w:rPr>
          <w:rFonts w:ascii="Times New Roman" w:eastAsia="Calibri" w:hAnsi="Times New Roman" w:cs="Times New Roman"/>
          <w:sz w:val="28"/>
          <w:szCs w:val="28"/>
          <w:lang w:val="en-US"/>
        </w:rPr>
        <w:t xml:space="preserve"> diniy meros tar</w:t>
      </w:r>
      <w:r w:rsidR="006D26F3">
        <w:rPr>
          <w:rFonts w:ascii="Times New Roman" w:eastAsia="Calibri" w:hAnsi="Times New Roman" w:cs="Times New Roman"/>
          <w:sz w:val="28"/>
          <w:szCs w:val="28"/>
          <w:lang w:val="en-US"/>
        </w:rPr>
        <w:t>g‘</w:t>
      </w:r>
      <w:r w:rsidRPr="004654A5">
        <w:rPr>
          <w:rFonts w:ascii="Times New Roman" w:eastAsia="Calibri" w:hAnsi="Times New Roman" w:cs="Times New Roman"/>
          <w:sz w:val="28"/>
          <w:szCs w:val="28"/>
          <w:lang w:val="en-US"/>
        </w:rPr>
        <w:t>ib qilinib, h</w:t>
      </w:r>
      <w:r w:rsidRPr="004654A5">
        <w:rPr>
          <w:rFonts w:ascii="Times New Roman" w:eastAsia="Times New Roman" w:hAnsi="Times New Roman" w:cs="Times New Roman"/>
          <w:sz w:val="28"/>
          <w:szCs w:val="28"/>
          <w:lang w:val="en-US" w:eastAsia="ru-RU"/>
        </w:rPr>
        <w:t>ududni</w:t>
      </w:r>
      <w:r w:rsidRPr="004654A5">
        <w:rPr>
          <w:rFonts w:ascii="Times New Roman" w:eastAsia="Calibri" w:hAnsi="Times New Roman" w:cs="Times New Roman"/>
          <w:sz w:val="28"/>
          <w:szCs w:val="28"/>
          <w:lang w:val="en-US"/>
        </w:rPr>
        <w:t xml:space="preserve">ng xalqaro imiji yaxshilandi. Yuqoridagi say-harakatlarning natijasi </w:t>
      </w:r>
      <w:r w:rsidR="006D26F3">
        <w:rPr>
          <w:rFonts w:ascii="Times New Roman" w:eastAsia="Calibri" w:hAnsi="Times New Roman" w:cs="Times New Roman"/>
          <w:sz w:val="28"/>
          <w:szCs w:val="28"/>
          <w:lang w:val="en-US"/>
        </w:rPr>
        <w:t>o‘</w:t>
      </w:r>
      <w:r w:rsidRPr="004654A5">
        <w:rPr>
          <w:rFonts w:ascii="Times New Roman" w:eastAsia="Calibri" w:hAnsi="Times New Roman" w:cs="Times New Roman"/>
          <w:sz w:val="28"/>
          <w:szCs w:val="28"/>
          <w:lang w:val="en-US"/>
        </w:rPr>
        <w:t xml:space="preserve">laroq, 2000-2025-yillarda buxoro viloyatida mehmonxonalar soni va mahalliy va chet ellik turistlar oqimini oshirishga erishildi. </w:t>
      </w:r>
      <w:r w:rsidRPr="004654A5">
        <w:rPr>
          <w:rFonts w:ascii="Times New Roman" w:eastAsia="Times New Roman" w:hAnsi="Times New Roman" w:cs="Times New Roman"/>
          <w:sz w:val="28"/>
          <w:szCs w:val="28"/>
          <w:lang w:val="en-US" w:eastAsia="ru-RU"/>
        </w:rPr>
        <w:t>Bugungi kunga qadar ziyorat turizmini riojlantirish b</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yicha juda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p ishlar olib borilishiga qaramay, hanuzgacha sohaga oid bir  qator muammo va kamchiliklar mavjud.</w:t>
      </w:r>
      <w:r w:rsidRPr="004654A5">
        <w:rPr>
          <w:rFonts w:ascii="Times New Roman" w:eastAsia="Times New Roman" w:hAnsi="Times New Roman" w:cs="Times New Roman"/>
          <w:b/>
          <w:bCs/>
          <w:sz w:val="28"/>
          <w:szCs w:val="28"/>
          <w:lang w:val="en-US" w:eastAsia="ru-RU"/>
        </w:rPr>
        <w:t xml:space="preserve"> </w:t>
      </w:r>
      <w:r w:rsidRPr="004654A5">
        <w:rPr>
          <w:rFonts w:ascii="Times New Roman" w:eastAsia="Times New Roman" w:hAnsi="Times New Roman" w:cs="Times New Roman"/>
          <w:bCs/>
          <w:sz w:val="28"/>
          <w:szCs w:val="28"/>
          <w:lang w:val="en-US" w:eastAsia="ru-RU"/>
        </w:rPr>
        <w:t>Jumladan, a</w:t>
      </w:r>
      <w:r w:rsidRPr="004654A5">
        <w:rPr>
          <w:rFonts w:ascii="Times New Roman" w:eastAsia="Times New Roman" w:hAnsi="Times New Roman" w:cs="Times New Roman"/>
          <w:sz w:val="28"/>
          <w:szCs w:val="28"/>
          <w:lang w:val="en-US" w:eastAsia="ru-RU"/>
        </w:rPr>
        <w:t>yrim ziyoratgohlarda infratuzilma yetarli emasligi, y</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llar va transport xizmatlarining ayrim hududlarda talab darajasida emasligi, xorijiy tillarni biladigan gid mutaxasislarning  yetishmasligi, marketing va reklama ishlari sustligi, turistik xizmat narxlarining mavsumiy oshib ketishi, ba’zi tarixiy obidalar restavratsiyaga muhtojligi, raqamli texnologiyalar va online xizmatlarning t</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liq rivojlanmaganligi, ekologik muammolar va turistlar oqimining ortishi bilan bo</w:t>
      </w:r>
      <w:r w:rsidR="006D26F3">
        <w:rPr>
          <w:rFonts w:ascii="Times New Roman" w:eastAsia="Times New Roman" w:hAnsi="Times New Roman" w:cs="Times New Roman"/>
          <w:sz w:val="28"/>
          <w:szCs w:val="28"/>
          <w:lang w:val="en-US" w:eastAsia="ru-RU"/>
        </w:rPr>
        <w:t>g‘</w:t>
      </w:r>
      <w:r w:rsidRPr="004654A5">
        <w:rPr>
          <w:rFonts w:ascii="Times New Roman" w:eastAsia="Times New Roman" w:hAnsi="Times New Roman" w:cs="Times New Roman"/>
          <w:sz w:val="28"/>
          <w:szCs w:val="28"/>
          <w:lang w:val="en-US" w:eastAsia="ru-RU"/>
        </w:rPr>
        <w:t xml:space="preserve">liq muammolar shular jumlasidandir. </w:t>
      </w:r>
    </w:p>
    <w:p w:rsidR="00991D40" w:rsidRDefault="004654A5" w:rsidP="00991D40">
      <w:pPr>
        <w:tabs>
          <w:tab w:val="left" w:pos="0"/>
        </w:tabs>
        <w:ind w:right="142" w:firstLine="709"/>
        <w:rPr>
          <w:rFonts w:ascii="Times New Roman" w:eastAsia="Times New Roman" w:hAnsi="Times New Roman" w:cs="Times New Roman"/>
          <w:sz w:val="28"/>
          <w:szCs w:val="28"/>
          <w:lang w:val="en-US" w:eastAsia="ru-RU"/>
        </w:rPr>
      </w:pPr>
      <w:r w:rsidRPr="004654A5">
        <w:rPr>
          <w:rFonts w:ascii="Times New Roman" w:eastAsia="Times New Roman" w:hAnsi="Times New Roman" w:cs="Times New Roman"/>
          <w:sz w:val="28"/>
          <w:szCs w:val="28"/>
          <w:lang w:val="en-US" w:eastAsia="ru-RU"/>
        </w:rPr>
        <w:lastRenderedPageBreak/>
        <w:t>Kelajakda ziyorat turizmi sohasini yanada rivojlantirish uchun “Smart tourism” va raqamli turizmni rivojlantirish, onlayn bron qilish tizimlarini kengaytirish, “Yetti pir” xalqaro brendini yaratish, Halol turizm xizmatlarini rivojlantirish, aeroport va transport infratuzilmasini kengaytirish, yangi mehmonxonalar va ziyorat marshrutlarini tashkil qilish, xalqaro forum va festivallar sonini k</w:t>
      </w:r>
      <w:r w:rsidR="006D26F3">
        <w:rPr>
          <w:rFonts w:ascii="Times New Roman" w:eastAsia="Times New Roman" w:hAnsi="Times New Roman" w:cs="Times New Roman"/>
          <w:sz w:val="28"/>
          <w:szCs w:val="28"/>
          <w:lang w:val="en-US" w:eastAsia="ru-RU"/>
        </w:rPr>
        <w:t>o‘</w:t>
      </w:r>
      <w:r w:rsidRPr="004654A5">
        <w:rPr>
          <w:rFonts w:ascii="Times New Roman" w:eastAsia="Times New Roman" w:hAnsi="Times New Roman" w:cs="Times New Roman"/>
          <w:sz w:val="28"/>
          <w:szCs w:val="28"/>
          <w:lang w:val="en-US" w:eastAsia="ru-RU"/>
        </w:rPr>
        <w:t>paytirish, Buxoroni Islom turiz</w:t>
      </w:r>
      <w:r w:rsidR="00991D40">
        <w:rPr>
          <w:rFonts w:ascii="Times New Roman" w:eastAsia="Times New Roman" w:hAnsi="Times New Roman" w:cs="Times New Roman"/>
          <w:sz w:val="28"/>
          <w:szCs w:val="28"/>
          <w:lang w:val="en-US" w:eastAsia="ru-RU"/>
        </w:rPr>
        <w:t>mi markaziga aylantirish kerak.</w:t>
      </w:r>
      <w:r w:rsidR="00991D40">
        <w:rPr>
          <w:rFonts w:ascii="Times New Roman" w:eastAsia="Times New Roman" w:hAnsi="Times New Roman" w:cs="Times New Roman"/>
          <w:sz w:val="28"/>
          <w:szCs w:val="28"/>
          <w:lang w:val="en-US"/>
        </w:rPr>
        <w:br w:type="page"/>
      </w:r>
    </w:p>
    <w:p w:rsidR="00E61D7C" w:rsidRPr="00E61D7C" w:rsidRDefault="00E61D7C" w:rsidP="00F45937">
      <w:pPr>
        <w:tabs>
          <w:tab w:val="left" w:pos="0"/>
        </w:tabs>
        <w:ind w:right="142" w:firstLine="709"/>
        <w:rPr>
          <w:rFonts w:ascii="Times New Roman" w:eastAsia="Times New Roman" w:hAnsi="Times New Roman" w:cs="Times New Roman"/>
          <w:sz w:val="28"/>
          <w:szCs w:val="28"/>
          <w:lang w:val="en-US"/>
        </w:rPr>
      </w:pPr>
      <w:r w:rsidRPr="00E61D7C">
        <w:rPr>
          <w:rFonts w:ascii="Times New Roman" w:eastAsia="Times New Roman" w:hAnsi="Times New Roman" w:cs="Times New Roman"/>
          <w:sz w:val="28"/>
          <w:szCs w:val="28"/>
          <w:lang w:val="en-US"/>
        </w:rPr>
        <w:lastRenderedPageBreak/>
        <w:t>Turizm sohasida uchrayotgan muammolar haqida gap ketganda, odatda, faqatgina mavsumiylik masalasi tilga olinadi. Ya’ni turistik faollik bahor va kuz oylariga t</w:t>
      </w:r>
      <w:r w:rsidR="006D26F3">
        <w:rPr>
          <w:rFonts w:ascii="Times New Roman" w:eastAsia="Times New Roman" w:hAnsi="Times New Roman" w:cs="Times New Roman"/>
          <w:sz w:val="28"/>
          <w:szCs w:val="28"/>
          <w:lang w:val="en-US"/>
        </w:rPr>
        <w:t>o‘g‘</w:t>
      </w:r>
      <w:r w:rsidRPr="00E61D7C">
        <w:rPr>
          <w:rFonts w:ascii="Times New Roman" w:eastAsia="Times New Roman" w:hAnsi="Times New Roman" w:cs="Times New Roman"/>
          <w:sz w:val="28"/>
          <w:szCs w:val="28"/>
          <w:lang w:val="en-US"/>
        </w:rPr>
        <w:t>ri kelib, yoz va qish mavsumida keskin pasayishi odatiy hol sifatida qaraladi. Biroq bu yondashuv t</w:t>
      </w:r>
      <w:r w:rsidR="006D26F3">
        <w:rPr>
          <w:rFonts w:ascii="Times New Roman" w:eastAsia="Times New Roman" w:hAnsi="Times New Roman" w:cs="Times New Roman"/>
          <w:sz w:val="28"/>
          <w:szCs w:val="28"/>
          <w:lang w:val="en-US"/>
        </w:rPr>
        <w:t>o‘g‘</w:t>
      </w:r>
      <w:r w:rsidRPr="00E61D7C">
        <w:rPr>
          <w:rFonts w:ascii="Times New Roman" w:eastAsia="Times New Roman" w:hAnsi="Times New Roman" w:cs="Times New Roman"/>
          <w:sz w:val="28"/>
          <w:szCs w:val="28"/>
          <w:lang w:val="en-US"/>
        </w:rPr>
        <w:t>ri emas. Aslida, mamlakatimizda turizm rivojiga t</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sqin b</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layotgan omillar faqat mavsumiylik bilan cheklanmaydi, balki hal qilinishi zarur b</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lgan bir qator tizimli muammolar mavjud.</w:t>
      </w:r>
    </w:p>
    <w:p w:rsidR="00E61D7C" w:rsidRPr="00E61D7C" w:rsidRDefault="00E61D7C" w:rsidP="00F45937">
      <w:pPr>
        <w:tabs>
          <w:tab w:val="left" w:pos="0"/>
        </w:tabs>
        <w:ind w:right="142" w:firstLine="709"/>
        <w:rPr>
          <w:rFonts w:ascii="Times New Roman" w:eastAsia="Times New Roman" w:hAnsi="Times New Roman" w:cs="Times New Roman"/>
          <w:sz w:val="28"/>
          <w:szCs w:val="28"/>
          <w:lang w:val="en-US"/>
        </w:rPr>
      </w:pPr>
      <w:r w:rsidRPr="00E61D7C">
        <w:rPr>
          <w:rFonts w:ascii="Times New Roman" w:eastAsia="Times New Roman" w:hAnsi="Times New Roman" w:cs="Times New Roman"/>
          <w:sz w:val="28"/>
          <w:szCs w:val="28"/>
          <w:lang w:val="en-US"/>
        </w:rPr>
        <w:t>Umuman olganda yurtimiz, xususan, viloyatimizda turizm sohasi jadal rivojlanayotganiga qaramasdan, xizmat sifati, infratuzilma va boshqa masalalar borasida qilinadigan ishlar k</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p. Ayniqsa, tur-paketlarga yangi maskanlarni q</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shish juda muhim. Masalan, Buxoro viloyatida k</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plab tumanlar faqat eski shahar va tarixiy obidalar bilan cheklanib qolmoqda. Vaholangki,  tibbiy turizm y</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nalishida Olot tumanidagi tuz bilan davolash markazi, landshaft turizmi va “Jayron” ekomarkazi, Shofirkon tumanidagi qumli sahro kabi salohiyatli obyektlar mavjud. Biroq bu maskanlar infratuzilma sifati va tar</w:t>
      </w:r>
      <w:r w:rsidR="006D26F3">
        <w:rPr>
          <w:rFonts w:ascii="Times New Roman" w:eastAsia="Times New Roman" w:hAnsi="Times New Roman" w:cs="Times New Roman"/>
          <w:sz w:val="28"/>
          <w:szCs w:val="28"/>
          <w:lang w:val="en-US"/>
        </w:rPr>
        <w:t>g‘</w:t>
      </w:r>
      <w:r w:rsidRPr="00E61D7C">
        <w:rPr>
          <w:rFonts w:ascii="Times New Roman" w:eastAsia="Times New Roman" w:hAnsi="Times New Roman" w:cs="Times New Roman"/>
          <w:sz w:val="28"/>
          <w:szCs w:val="28"/>
          <w:lang w:val="en-US"/>
        </w:rPr>
        <w:t xml:space="preserve">ibotning yaxshi emasligi sababli xorijiy sayyohlarni </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ziga jalb qila olmayapti. VR texnologiyalar, interaktiv audio-vizual q</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llanmalar, zamonaviy transport va xizmat k</w:t>
      </w:r>
      <w:r w:rsidR="006D26F3">
        <w:rPr>
          <w:rFonts w:ascii="Times New Roman" w:eastAsia="Times New Roman" w:hAnsi="Times New Roman" w:cs="Times New Roman"/>
          <w:sz w:val="28"/>
          <w:szCs w:val="28"/>
          <w:lang w:val="en-US"/>
        </w:rPr>
        <w:t>o‘</w:t>
      </w:r>
      <w:r w:rsidRPr="00E61D7C">
        <w:rPr>
          <w:rFonts w:ascii="Times New Roman" w:eastAsia="Times New Roman" w:hAnsi="Times New Roman" w:cs="Times New Roman"/>
          <w:sz w:val="28"/>
          <w:szCs w:val="28"/>
          <w:lang w:val="en-US"/>
        </w:rPr>
        <w:t>rsatish tarmoqlarini joriy qilish, turistik xizmat sifati va saviyasini tubdan oshirish orqali bu kabi muammolar hal qilinsa, viloyatda turizm sohasi yanada barqaror va samarali rivojlanishiga erishishimiz mumkin.</w:t>
      </w:r>
    </w:p>
    <w:p w:rsidR="00E61D7C" w:rsidRDefault="00E61D7C" w:rsidP="00F45937">
      <w:pPr>
        <w:tabs>
          <w:tab w:val="left" w:pos="0"/>
        </w:tabs>
        <w:ind w:right="142" w:firstLine="709"/>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br w:type="page"/>
      </w:r>
    </w:p>
    <w:p w:rsidR="00B6480B" w:rsidRPr="00B6480B" w:rsidRDefault="00B6480B" w:rsidP="00F45937">
      <w:pPr>
        <w:tabs>
          <w:tab w:val="left" w:pos="0"/>
          <w:tab w:val="left" w:pos="2055"/>
        </w:tabs>
        <w:ind w:right="142" w:firstLine="709"/>
        <w:rPr>
          <w:rFonts w:ascii="Times New Roman" w:eastAsia="Times New Roman" w:hAnsi="Times New Roman" w:cs="Times New Roman"/>
          <w:b/>
          <w:iCs/>
          <w:sz w:val="28"/>
          <w:szCs w:val="28"/>
          <w:lang w:val="en-US"/>
        </w:rPr>
      </w:pPr>
      <w:r w:rsidRPr="00B6480B">
        <w:rPr>
          <w:rFonts w:ascii="Times New Roman" w:eastAsia="Times New Roman" w:hAnsi="Times New Roman" w:cs="Times New Roman"/>
          <w:b/>
          <w:iCs/>
          <w:sz w:val="28"/>
          <w:szCs w:val="28"/>
          <w:lang w:val="en-US"/>
        </w:rPr>
        <w:lastRenderedPageBreak/>
        <w:t xml:space="preserve">                                          </w:t>
      </w:r>
      <w:r w:rsidR="00991D40" w:rsidRPr="00B6480B">
        <w:rPr>
          <w:rFonts w:ascii="Times New Roman" w:eastAsia="Times New Roman" w:hAnsi="Times New Roman" w:cs="Times New Roman"/>
          <w:b/>
          <w:iCs/>
          <w:sz w:val="28"/>
          <w:szCs w:val="28"/>
          <w:lang w:val="en-US"/>
        </w:rPr>
        <w:t>TAKLIFLAR</w:t>
      </w:r>
    </w:p>
    <w:p w:rsidR="00B6480B" w:rsidRPr="00B6480B" w:rsidRDefault="00B6480B" w:rsidP="00CA653A">
      <w:pPr>
        <w:tabs>
          <w:tab w:val="left" w:pos="0"/>
        </w:tabs>
        <w:ind w:right="142"/>
        <w:rPr>
          <w:rFonts w:ascii="Times New Roman" w:eastAsia="Times New Roman" w:hAnsi="Times New Roman" w:cs="Times New Roman"/>
          <w:sz w:val="28"/>
          <w:szCs w:val="28"/>
          <w:lang w:val="en-US"/>
        </w:rPr>
      </w:pPr>
      <w:r w:rsidRPr="00FA7CE0">
        <w:rPr>
          <w:rFonts w:ascii="Times New Roman" w:eastAsia="Times New Roman" w:hAnsi="Times New Roman" w:cs="Times New Roman"/>
          <w:sz w:val="28"/>
          <w:szCs w:val="28"/>
          <w:lang w:val="en-US"/>
        </w:rPr>
        <w:t>1.</w:t>
      </w:r>
      <w:r w:rsidR="006E76E2">
        <w:rPr>
          <w:rFonts w:ascii="Times New Roman" w:eastAsia="Times New Roman" w:hAnsi="Times New Roman" w:cs="Times New Roman"/>
          <w:b/>
          <w:sz w:val="28"/>
          <w:szCs w:val="28"/>
          <w:lang w:val="en-US"/>
        </w:rPr>
        <w:t xml:space="preserve"> </w:t>
      </w:r>
      <w:r w:rsidRPr="00B6480B">
        <w:rPr>
          <w:rFonts w:ascii="Times New Roman" w:eastAsia="Times New Roman" w:hAnsi="Times New Roman" w:cs="Times New Roman"/>
          <w:sz w:val="28"/>
          <w:szCs w:val="28"/>
          <w:lang w:val="en-US"/>
        </w:rPr>
        <w:t xml:space="preserve">Hozirda Buxoroda “Raqamli ziyorat turizmi” platformasini yaratish va rivojlantirish juda muhim hisoblanadi. Shuning uchun viloyatdagi barcha  ziyoratgohlarni yagona elektron platformaga birlashtirish taklif etiladi. </w:t>
      </w:r>
      <w:r w:rsidRPr="00B6480B">
        <w:rPr>
          <w:rFonts w:ascii="Times New Roman" w:eastAsia="Times New Roman" w:hAnsi="Times New Roman" w:cs="Times New Roman"/>
          <w:sz w:val="28"/>
          <w:szCs w:val="28"/>
        </w:rPr>
        <w:t>Ushbu platformada nimalar b</w:t>
      </w:r>
      <w:r w:rsidR="006D26F3">
        <w:rPr>
          <w:rFonts w:ascii="Times New Roman" w:eastAsia="Times New Roman" w:hAnsi="Times New Roman" w:cs="Times New Roman"/>
          <w:sz w:val="28"/>
          <w:szCs w:val="28"/>
        </w:rPr>
        <w:t>o‘</w:t>
      </w:r>
      <w:r w:rsidRPr="00B6480B">
        <w:rPr>
          <w:rFonts w:ascii="Times New Roman" w:eastAsia="Times New Roman" w:hAnsi="Times New Roman" w:cs="Times New Roman"/>
          <w:sz w:val="28"/>
          <w:szCs w:val="28"/>
        </w:rPr>
        <w:t>lishi mumkin?</w:t>
      </w:r>
    </w:p>
    <w:p w:rsidR="00B6480B" w:rsidRPr="00FD426C" w:rsidRDefault="00B6480B" w:rsidP="006E76E2">
      <w:pPr>
        <w:numPr>
          <w:ilvl w:val="0"/>
          <w:numId w:val="5"/>
        </w:numPr>
        <w:tabs>
          <w:tab w:val="left" w:pos="0"/>
        </w:tabs>
        <w:ind w:left="0" w:right="142" w:firstLine="284"/>
        <w:rPr>
          <w:rFonts w:ascii="Times New Roman" w:eastAsia="Times New Roman" w:hAnsi="Times New Roman" w:cs="Times New Roman"/>
          <w:sz w:val="28"/>
          <w:szCs w:val="28"/>
        </w:rPr>
      </w:pPr>
      <w:r w:rsidRPr="00FD426C">
        <w:rPr>
          <w:rFonts w:ascii="Times New Roman" w:eastAsia="Times New Roman" w:hAnsi="Times New Roman" w:cs="Times New Roman"/>
          <w:sz w:val="28"/>
          <w:szCs w:val="28"/>
        </w:rPr>
        <w:t>QR-kodli tarixiy ma’lumotlar;</w:t>
      </w:r>
    </w:p>
    <w:p w:rsidR="00B6480B" w:rsidRPr="00FD426C" w:rsidRDefault="00B6480B" w:rsidP="006E76E2">
      <w:pPr>
        <w:numPr>
          <w:ilvl w:val="0"/>
          <w:numId w:val="5"/>
        </w:numPr>
        <w:tabs>
          <w:tab w:val="left" w:pos="0"/>
        </w:tabs>
        <w:ind w:left="0" w:right="142" w:firstLine="284"/>
        <w:rPr>
          <w:rFonts w:ascii="Times New Roman" w:eastAsia="Times New Roman" w:hAnsi="Times New Roman" w:cs="Times New Roman"/>
          <w:sz w:val="28"/>
          <w:szCs w:val="28"/>
        </w:rPr>
      </w:pPr>
      <w:r w:rsidRPr="00FD426C">
        <w:rPr>
          <w:rFonts w:ascii="Times New Roman" w:eastAsia="Times New Roman" w:hAnsi="Times New Roman" w:cs="Times New Roman"/>
          <w:sz w:val="28"/>
          <w:szCs w:val="28"/>
        </w:rPr>
        <w:t>audio gidlar;</w:t>
      </w:r>
    </w:p>
    <w:p w:rsidR="00B6480B" w:rsidRPr="00FD426C" w:rsidRDefault="00B6480B" w:rsidP="006E76E2">
      <w:pPr>
        <w:numPr>
          <w:ilvl w:val="0"/>
          <w:numId w:val="5"/>
        </w:numPr>
        <w:tabs>
          <w:tab w:val="left" w:pos="0"/>
        </w:tabs>
        <w:ind w:left="0" w:right="142" w:firstLine="284"/>
        <w:rPr>
          <w:rFonts w:ascii="Times New Roman" w:eastAsia="Times New Roman" w:hAnsi="Times New Roman" w:cs="Times New Roman"/>
          <w:sz w:val="28"/>
          <w:szCs w:val="28"/>
        </w:rPr>
      </w:pPr>
      <w:r w:rsidRPr="00FD426C">
        <w:rPr>
          <w:rFonts w:ascii="Times New Roman" w:eastAsia="Times New Roman" w:hAnsi="Times New Roman" w:cs="Times New Roman"/>
          <w:sz w:val="28"/>
          <w:szCs w:val="28"/>
        </w:rPr>
        <w:t>virtual 3D sayohatlar;</w:t>
      </w:r>
    </w:p>
    <w:p w:rsidR="00B6480B" w:rsidRPr="00B6480B" w:rsidRDefault="00B6480B" w:rsidP="009A389F">
      <w:pPr>
        <w:tabs>
          <w:tab w:val="left" w:pos="0"/>
        </w:tabs>
        <w:ind w:right="142"/>
        <w:rPr>
          <w:rFonts w:ascii="Times New Roman" w:eastAsia="Times New Roman" w:hAnsi="Times New Roman" w:cs="Times New Roman"/>
          <w:sz w:val="28"/>
          <w:szCs w:val="28"/>
          <w:lang w:val="en-US"/>
        </w:rPr>
      </w:pPr>
      <w:r w:rsidRPr="00B6480B">
        <w:rPr>
          <w:rFonts w:ascii="Times New Roman" w:eastAsia="Times New Roman" w:hAnsi="Times New Roman" w:cs="Times New Roman"/>
          <w:sz w:val="28"/>
          <w:szCs w:val="28"/>
          <w:lang w:val="en-US"/>
        </w:rPr>
        <w:t>shuningdek, onlayn marshrut tuzish tizimi joriy etish ham mumkin.</w:t>
      </w:r>
    </w:p>
    <w:p w:rsidR="00B6480B" w:rsidRPr="00B6480B" w:rsidRDefault="00B6480B" w:rsidP="009A389F">
      <w:pPr>
        <w:tabs>
          <w:tab w:val="left" w:pos="0"/>
        </w:tabs>
        <w:ind w:right="142"/>
        <w:rPr>
          <w:rFonts w:ascii="Times New Roman" w:eastAsia="Times New Roman" w:hAnsi="Times New Roman" w:cs="Times New Roman"/>
          <w:sz w:val="28"/>
          <w:szCs w:val="28"/>
          <w:lang w:val="en-US"/>
        </w:rPr>
      </w:pPr>
      <w:r w:rsidRPr="00B6480B">
        <w:rPr>
          <w:rFonts w:ascii="Times New Roman" w:eastAsia="Times New Roman" w:hAnsi="Times New Roman" w:cs="Times New Roman"/>
          <w:sz w:val="28"/>
          <w:szCs w:val="28"/>
          <w:lang w:val="en-US"/>
        </w:rPr>
        <w:t>Ushbu  taklif Buxoroga xorijiy sayyohlar oqimini oshirish va yosh turistlarni jalb qilish uchun  muhim ahamiyatga ega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ladi.</w:t>
      </w:r>
    </w:p>
    <w:p w:rsidR="00CA653A" w:rsidRPr="005A0939" w:rsidRDefault="00B6480B" w:rsidP="00CA653A">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2. Buxoro viloyatida “Yashil ziyorat turizmi” konsepsiyasini joriy qilish</w:t>
      </w:r>
      <w:r w:rsidR="009A389F" w:rsidRPr="005A0939">
        <w:rPr>
          <w:rFonts w:ascii="Times New Roman" w:eastAsia="Times New Roman" w:hAnsi="Times New Roman" w:cs="Times New Roman"/>
          <w:sz w:val="28"/>
          <w:szCs w:val="28"/>
          <w:lang w:val="en-US"/>
        </w:rPr>
        <w:t>.</w:t>
      </w:r>
      <w:r w:rsidR="00FD426C" w:rsidRPr="005A0939">
        <w:rPr>
          <w:rFonts w:ascii="Times New Roman" w:eastAsia="Times New Roman" w:hAnsi="Times New Roman" w:cs="Times New Roman"/>
          <w:sz w:val="28"/>
          <w:szCs w:val="28"/>
          <w:lang w:val="en-US"/>
        </w:rPr>
        <w:t xml:space="preserve"> </w:t>
      </w:r>
      <w:r w:rsidRPr="005A0939">
        <w:rPr>
          <w:rFonts w:ascii="Times New Roman" w:eastAsia="Times New Roman" w:hAnsi="Times New Roman" w:cs="Times New Roman"/>
          <w:sz w:val="28"/>
          <w:szCs w:val="28"/>
          <w:lang w:val="en-US"/>
        </w:rPr>
        <w:t>Ziyorat maskanlari atrofida ekologik transport, chiqindi saralash va yashil hududlarni k</w:t>
      </w:r>
      <w:r w:rsidR="006D26F3">
        <w:rPr>
          <w:rFonts w:ascii="Times New Roman" w:eastAsia="Times New Roman" w:hAnsi="Times New Roman" w:cs="Times New Roman"/>
          <w:sz w:val="28"/>
          <w:szCs w:val="28"/>
          <w:lang w:val="en-US"/>
        </w:rPr>
        <w:t>o‘</w:t>
      </w:r>
      <w:r w:rsidRPr="005A0939">
        <w:rPr>
          <w:rFonts w:ascii="Times New Roman" w:eastAsia="Times New Roman" w:hAnsi="Times New Roman" w:cs="Times New Roman"/>
          <w:sz w:val="28"/>
          <w:szCs w:val="28"/>
          <w:lang w:val="en-US"/>
        </w:rPr>
        <w:t xml:space="preserve">paytirish tizimini yaratish lozim. Bu esa </w:t>
      </w:r>
      <w:r w:rsidR="006D26F3">
        <w:rPr>
          <w:rFonts w:ascii="Times New Roman" w:eastAsia="Times New Roman" w:hAnsi="Times New Roman" w:cs="Times New Roman"/>
          <w:sz w:val="28"/>
          <w:szCs w:val="28"/>
          <w:lang w:val="en-US"/>
        </w:rPr>
        <w:t>o‘</w:t>
      </w:r>
      <w:r w:rsidRPr="005A0939">
        <w:rPr>
          <w:rFonts w:ascii="Times New Roman" w:eastAsia="Times New Roman" w:hAnsi="Times New Roman" w:cs="Times New Roman"/>
          <w:sz w:val="28"/>
          <w:szCs w:val="28"/>
          <w:lang w:val="en-US"/>
        </w:rPr>
        <w:t>z navbatida tarixiy muhitni asrash va saqlash, ekologik barqarorlikni ta’minlash, UNESCO talablariga mos infratuzilmani yaratishga xizmat qiladi.</w:t>
      </w:r>
    </w:p>
    <w:p w:rsidR="00CA653A" w:rsidRPr="005A0939" w:rsidRDefault="00B6480B" w:rsidP="00CA653A">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3. Ziyorat turizmi bilan birga mahalla turizmini integratsiya qilish. Buxorodagi tarixiy mahallalarda</w:t>
      </w:r>
      <w:r w:rsidRPr="00B6480B">
        <w:rPr>
          <w:rFonts w:ascii="Times New Roman" w:eastAsia="Times New Roman" w:hAnsi="Times New Roman" w:cs="Times New Roman"/>
          <w:sz w:val="28"/>
          <w:szCs w:val="28"/>
          <w:lang w:val="en-US"/>
        </w:rPr>
        <w:t xml:space="preserve"> milliy hunarmandchilik, oilaviy mehmon uylari, qadimiy taomlar, xalq o</w:t>
      </w:r>
      <w:r w:rsidR="006D26F3">
        <w:rPr>
          <w:rFonts w:ascii="Times New Roman" w:eastAsia="Times New Roman" w:hAnsi="Times New Roman" w:cs="Times New Roman"/>
          <w:sz w:val="28"/>
          <w:szCs w:val="28"/>
          <w:lang w:val="en-US"/>
        </w:rPr>
        <w:t>g‘</w:t>
      </w:r>
      <w:r w:rsidRPr="00B6480B">
        <w:rPr>
          <w:rFonts w:ascii="Times New Roman" w:eastAsia="Times New Roman" w:hAnsi="Times New Roman" w:cs="Times New Roman"/>
          <w:sz w:val="28"/>
          <w:szCs w:val="28"/>
          <w:lang w:val="en-US"/>
        </w:rPr>
        <w:t>zaki ijodi elementlarini ziyorat marshrutlariga q</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shish taklif etiladi. Bu orqali mahalliy aholining turizm daromadlari  sezilarli darajada oshadi va </w:t>
      </w:r>
      <w:r w:rsidR="00CA653A">
        <w:rPr>
          <w:rFonts w:ascii="Times New Roman" w:eastAsia="Times New Roman" w:hAnsi="Times New Roman" w:cs="Times New Roman"/>
          <w:sz w:val="28"/>
          <w:szCs w:val="28"/>
          <w:lang w:val="en-US"/>
        </w:rPr>
        <w:t xml:space="preserve">autentik muhit </w:t>
      </w:r>
      <w:r w:rsidR="00CA653A" w:rsidRPr="005A0939">
        <w:rPr>
          <w:rFonts w:ascii="Times New Roman" w:eastAsia="Times New Roman" w:hAnsi="Times New Roman" w:cs="Times New Roman"/>
          <w:sz w:val="28"/>
          <w:szCs w:val="28"/>
          <w:lang w:val="en-US"/>
        </w:rPr>
        <w:t>saqlanib qoladi.</w:t>
      </w:r>
    </w:p>
    <w:p w:rsidR="00CA653A" w:rsidRPr="005A0939" w:rsidRDefault="00B6480B" w:rsidP="00CA653A">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4. “Buxoro xalqaro ziyorat y</w:t>
      </w:r>
      <w:r w:rsidR="006D26F3">
        <w:rPr>
          <w:rFonts w:ascii="Times New Roman" w:eastAsia="Times New Roman" w:hAnsi="Times New Roman" w:cs="Times New Roman"/>
          <w:sz w:val="28"/>
          <w:szCs w:val="28"/>
          <w:lang w:val="en-US"/>
        </w:rPr>
        <w:t>o‘</w:t>
      </w:r>
      <w:r w:rsidRPr="005A0939">
        <w:rPr>
          <w:rFonts w:ascii="Times New Roman" w:eastAsia="Times New Roman" w:hAnsi="Times New Roman" w:cs="Times New Roman"/>
          <w:sz w:val="28"/>
          <w:szCs w:val="28"/>
          <w:lang w:val="en-US"/>
        </w:rPr>
        <w:t>lagi” loyihasini ishlab chiqish.</w:t>
      </w:r>
      <w:r w:rsidR="00EA2E34" w:rsidRPr="005A0939">
        <w:rPr>
          <w:rFonts w:ascii="Times New Roman" w:eastAsia="Times New Roman" w:hAnsi="Times New Roman" w:cs="Times New Roman"/>
          <w:sz w:val="28"/>
          <w:szCs w:val="28"/>
          <w:lang w:val="en-US"/>
        </w:rPr>
        <w:t xml:space="preserve"> </w:t>
      </w:r>
      <w:r w:rsidRPr="005A0939">
        <w:rPr>
          <w:rFonts w:ascii="Times New Roman" w:eastAsia="Times New Roman" w:hAnsi="Times New Roman" w:cs="Times New Roman"/>
          <w:sz w:val="28"/>
          <w:szCs w:val="28"/>
          <w:lang w:val="en-US"/>
        </w:rPr>
        <w:t>Buxoro – Samarqand – Termiz y</w:t>
      </w:r>
      <w:r w:rsidR="006D26F3">
        <w:rPr>
          <w:rFonts w:ascii="Times New Roman" w:eastAsia="Times New Roman" w:hAnsi="Times New Roman" w:cs="Times New Roman"/>
          <w:sz w:val="28"/>
          <w:szCs w:val="28"/>
          <w:lang w:val="en-US"/>
        </w:rPr>
        <w:t>o‘</w:t>
      </w:r>
      <w:r w:rsidRPr="005A0939">
        <w:rPr>
          <w:rFonts w:ascii="Times New Roman" w:eastAsia="Times New Roman" w:hAnsi="Times New Roman" w:cs="Times New Roman"/>
          <w:sz w:val="28"/>
          <w:szCs w:val="28"/>
          <w:lang w:val="en-US"/>
        </w:rPr>
        <w:t>nalishida yoki Buxoro – Samarqand – Xiva y</w:t>
      </w:r>
      <w:r w:rsidR="006D26F3">
        <w:rPr>
          <w:rFonts w:ascii="Times New Roman" w:eastAsia="Times New Roman" w:hAnsi="Times New Roman" w:cs="Times New Roman"/>
          <w:sz w:val="28"/>
          <w:szCs w:val="28"/>
          <w:lang w:val="en-US"/>
        </w:rPr>
        <w:t>o‘</w:t>
      </w:r>
      <w:r w:rsidRPr="005A0939">
        <w:rPr>
          <w:rFonts w:ascii="Times New Roman" w:eastAsia="Times New Roman" w:hAnsi="Times New Roman" w:cs="Times New Roman"/>
          <w:sz w:val="28"/>
          <w:szCs w:val="28"/>
          <w:lang w:val="en-US"/>
        </w:rPr>
        <w:t xml:space="preserve">nalishida yagona ziyorat turizm klasterini yaratish ilmiy jihatdan istiqbolli loyiha hisoblanadi. Bu loyiha amalga oshirilsa  ichki va tashqi turizmni birlashtiradi, Markaziy Osiyodagi diniy </w:t>
      </w:r>
      <w:r w:rsidR="00AF58B2" w:rsidRPr="005A0939">
        <w:rPr>
          <w:rFonts w:ascii="Times New Roman" w:eastAsia="Times New Roman" w:hAnsi="Times New Roman" w:cs="Times New Roman"/>
          <w:sz w:val="28"/>
          <w:szCs w:val="28"/>
          <w:lang w:val="en-US"/>
        </w:rPr>
        <w:t xml:space="preserve">turizm markazini shakllantiradi, </w:t>
      </w:r>
      <w:r w:rsidRPr="005A0939">
        <w:rPr>
          <w:rFonts w:ascii="Times New Roman" w:eastAsia="Times New Roman" w:hAnsi="Times New Roman" w:cs="Times New Roman"/>
          <w:sz w:val="28"/>
          <w:szCs w:val="28"/>
          <w:lang w:val="en-US"/>
        </w:rPr>
        <w:t>xalqaro tur paketlarini ham k</w:t>
      </w:r>
      <w:r w:rsidR="006D26F3">
        <w:rPr>
          <w:rFonts w:ascii="Times New Roman" w:eastAsia="Times New Roman" w:hAnsi="Times New Roman" w:cs="Times New Roman"/>
          <w:sz w:val="28"/>
          <w:szCs w:val="28"/>
          <w:lang w:val="en-US"/>
        </w:rPr>
        <w:t>o‘</w:t>
      </w:r>
      <w:r w:rsidR="00CA653A" w:rsidRPr="005A0939">
        <w:rPr>
          <w:rFonts w:ascii="Times New Roman" w:eastAsia="Times New Roman" w:hAnsi="Times New Roman" w:cs="Times New Roman"/>
          <w:sz w:val="28"/>
          <w:szCs w:val="28"/>
          <w:lang w:val="en-US"/>
        </w:rPr>
        <w:t xml:space="preserve">payishiga imkon yaratiladi. </w:t>
      </w:r>
    </w:p>
    <w:p w:rsidR="00CA653A" w:rsidRDefault="00B6480B" w:rsidP="00CA653A">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5</w:t>
      </w:r>
      <w:r w:rsidRPr="00B6480B">
        <w:rPr>
          <w:rFonts w:ascii="Times New Roman" w:eastAsia="Times New Roman" w:hAnsi="Times New Roman" w:cs="Times New Roman"/>
          <w:sz w:val="28"/>
          <w:szCs w:val="28"/>
          <w:lang w:val="en-US"/>
        </w:rPr>
        <w:t>. Ziyorat obyektlarining ilmiy pasportini yaratish.</w:t>
      </w:r>
      <w:r w:rsidR="00EA2E34">
        <w:rPr>
          <w:rFonts w:ascii="Times New Roman" w:eastAsia="Times New Roman" w:hAnsi="Times New Roman" w:cs="Times New Roman"/>
          <w:sz w:val="28"/>
          <w:szCs w:val="28"/>
          <w:lang w:val="en-US"/>
        </w:rPr>
        <w:t xml:space="preserve"> </w:t>
      </w:r>
      <w:r w:rsidRPr="00B6480B">
        <w:rPr>
          <w:rFonts w:ascii="Times New Roman" w:eastAsia="Times New Roman" w:hAnsi="Times New Roman" w:cs="Times New Roman"/>
          <w:sz w:val="28"/>
          <w:szCs w:val="28"/>
          <w:lang w:val="en-US"/>
        </w:rPr>
        <w:t>Har bir ziyoratgoh uchun tarixiy tavsif, restavratsiya holati, turist si</w:t>
      </w:r>
      <w:r w:rsidR="006D26F3">
        <w:rPr>
          <w:rFonts w:ascii="Times New Roman" w:eastAsia="Times New Roman" w:hAnsi="Times New Roman" w:cs="Times New Roman"/>
          <w:sz w:val="28"/>
          <w:szCs w:val="28"/>
          <w:lang w:val="en-US"/>
        </w:rPr>
        <w:t>g‘</w:t>
      </w:r>
      <w:r w:rsidRPr="00B6480B">
        <w:rPr>
          <w:rFonts w:ascii="Times New Roman" w:eastAsia="Times New Roman" w:hAnsi="Times New Roman" w:cs="Times New Roman"/>
          <w:sz w:val="28"/>
          <w:szCs w:val="28"/>
          <w:lang w:val="en-US"/>
        </w:rPr>
        <w:t xml:space="preserve">imi, infratuzilma darajasi, xavfsizlik </w:t>
      </w:r>
      <w:r w:rsidRPr="00B6480B">
        <w:rPr>
          <w:rFonts w:ascii="Times New Roman" w:eastAsia="Times New Roman" w:hAnsi="Times New Roman" w:cs="Times New Roman"/>
          <w:sz w:val="28"/>
          <w:szCs w:val="28"/>
          <w:lang w:val="en-US"/>
        </w:rPr>
        <w:lastRenderedPageBreak/>
        <w:t>k</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rsatkichlarini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z ichiga olgan ilmiy katalog ishlab chiqish kerak. Bu kelajakdagi tadqiqotlar va davlat dasturlariga asos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lib xizmat qiladi.</w:t>
      </w:r>
    </w:p>
    <w:p w:rsidR="00C03100" w:rsidRPr="005A0939" w:rsidRDefault="00B6480B" w:rsidP="00C03100">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6. Buxoroda “Halol turizm” standartlarini keng joriy etish.</w:t>
      </w:r>
      <w:r w:rsidR="00EA2E34" w:rsidRPr="005A0939">
        <w:rPr>
          <w:rFonts w:ascii="Times New Roman" w:eastAsia="Times New Roman" w:hAnsi="Times New Roman" w:cs="Times New Roman"/>
          <w:sz w:val="28"/>
          <w:szCs w:val="28"/>
          <w:lang w:val="en-US"/>
        </w:rPr>
        <w:t xml:space="preserve"> </w:t>
      </w:r>
      <w:r w:rsidRPr="005A0939">
        <w:rPr>
          <w:rFonts w:ascii="Times New Roman" w:eastAsia="Times New Roman" w:hAnsi="Times New Roman" w:cs="Times New Roman"/>
          <w:sz w:val="28"/>
          <w:szCs w:val="28"/>
          <w:lang w:val="en-US"/>
        </w:rPr>
        <w:t>Musulmon turistlar ehtiyojidan kelib chiqib, halol ovqatlanish; namoz joylari; diniy etikaga mos mehmonxonalar tizimini kengaytirish zarur. Bu ayniqsa Malayziya, Indoneziya, Turkiya va Yaqin Sharq turistlarini jalb qilishda samarali b</w:t>
      </w:r>
      <w:r w:rsidR="006D26F3">
        <w:rPr>
          <w:rFonts w:ascii="Times New Roman" w:eastAsia="Times New Roman" w:hAnsi="Times New Roman" w:cs="Times New Roman"/>
          <w:sz w:val="28"/>
          <w:szCs w:val="28"/>
          <w:lang w:val="en-US"/>
        </w:rPr>
        <w:t>o‘</w:t>
      </w:r>
      <w:r w:rsidRPr="005A0939">
        <w:rPr>
          <w:rFonts w:ascii="Times New Roman" w:eastAsia="Times New Roman" w:hAnsi="Times New Roman" w:cs="Times New Roman"/>
          <w:sz w:val="28"/>
          <w:szCs w:val="28"/>
          <w:lang w:val="en-US"/>
        </w:rPr>
        <w:t>ladi.</w:t>
      </w:r>
    </w:p>
    <w:p w:rsidR="00C03100" w:rsidRDefault="00B6480B" w:rsidP="00C03100">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7.</w:t>
      </w:r>
      <w:r w:rsidRPr="00B6480B">
        <w:rPr>
          <w:rFonts w:ascii="Times New Roman" w:eastAsia="Times New Roman" w:hAnsi="Times New Roman" w:cs="Times New Roman"/>
          <w:sz w:val="28"/>
          <w:szCs w:val="28"/>
          <w:lang w:val="en-US"/>
        </w:rPr>
        <w:t xml:space="preserve"> Ziyorat turizmi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yi</w:t>
      </w:r>
      <w:r w:rsidR="00C03100">
        <w:rPr>
          <w:rFonts w:ascii="Times New Roman" w:eastAsia="Times New Roman" w:hAnsi="Times New Roman" w:cs="Times New Roman"/>
          <w:sz w:val="28"/>
          <w:szCs w:val="28"/>
          <w:lang w:val="en-US"/>
        </w:rPr>
        <w:t>cha ilmiy markaz tashkil etish.</w:t>
      </w:r>
      <w:r w:rsidR="00EA2E34">
        <w:rPr>
          <w:rFonts w:ascii="Times New Roman" w:eastAsia="Times New Roman" w:hAnsi="Times New Roman" w:cs="Times New Roman"/>
          <w:sz w:val="28"/>
          <w:szCs w:val="28"/>
          <w:lang w:val="en-US"/>
        </w:rPr>
        <w:t xml:space="preserve"> </w:t>
      </w:r>
      <w:r w:rsidRPr="00B6480B">
        <w:rPr>
          <w:rFonts w:ascii="Times New Roman" w:eastAsia="Times New Roman" w:hAnsi="Times New Roman" w:cs="Times New Roman"/>
          <w:sz w:val="28"/>
          <w:szCs w:val="28"/>
          <w:lang w:val="en-US"/>
        </w:rPr>
        <w:t>Buxoro davlat universiteti huzurida  ziyorat turizmi statistikasi, tarixiy obyektlar monitoring, turistlar oqimi tahlili, xalqaro tajriba tadqiqotlari bilan shu</w:t>
      </w:r>
      <w:r w:rsidR="006D26F3">
        <w:rPr>
          <w:rFonts w:ascii="Times New Roman" w:eastAsia="Times New Roman" w:hAnsi="Times New Roman" w:cs="Times New Roman"/>
          <w:sz w:val="28"/>
          <w:szCs w:val="28"/>
          <w:lang w:val="en-US"/>
        </w:rPr>
        <w:t>g‘</w:t>
      </w:r>
      <w:r w:rsidRPr="00B6480B">
        <w:rPr>
          <w:rFonts w:ascii="Times New Roman" w:eastAsia="Times New Roman" w:hAnsi="Times New Roman" w:cs="Times New Roman"/>
          <w:sz w:val="28"/>
          <w:szCs w:val="28"/>
          <w:lang w:val="en-US"/>
        </w:rPr>
        <w:t>ullanuvchi ilmiy markaz</w:t>
      </w:r>
      <w:r w:rsidR="00C03100">
        <w:rPr>
          <w:rFonts w:ascii="Times New Roman" w:eastAsia="Times New Roman" w:hAnsi="Times New Roman" w:cs="Times New Roman"/>
          <w:sz w:val="28"/>
          <w:szCs w:val="28"/>
          <w:lang w:val="en-US"/>
        </w:rPr>
        <w:t xml:space="preserve"> tashkil etish taklif qilinadi.</w:t>
      </w:r>
    </w:p>
    <w:p w:rsidR="00C03100" w:rsidRDefault="00B6480B" w:rsidP="00C03100">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8.</w:t>
      </w:r>
      <w:r w:rsidRPr="00B6480B">
        <w:rPr>
          <w:rFonts w:ascii="Times New Roman" w:eastAsia="Times New Roman" w:hAnsi="Times New Roman" w:cs="Times New Roman"/>
          <w:sz w:val="28"/>
          <w:szCs w:val="28"/>
          <w:lang w:val="en-US"/>
        </w:rPr>
        <w:t xml:space="preserve"> Ayollar va yoshlar bandligini </w:t>
      </w:r>
      <w:r w:rsidR="00C03100">
        <w:rPr>
          <w:rFonts w:ascii="Times New Roman" w:eastAsia="Times New Roman" w:hAnsi="Times New Roman" w:cs="Times New Roman"/>
          <w:sz w:val="28"/>
          <w:szCs w:val="28"/>
          <w:lang w:val="en-US"/>
        </w:rPr>
        <w:t>ziyorat turizmi orqali oshirish</w:t>
      </w:r>
      <w:r w:rsidR="00EA2E34">
        <w:rPr>
          <w:rFonts w:ascii="Times New Roman" w:eastAsia="Times New Roman" w:hAnsi="Times New Roman" w:cs="Times New Roman"/>
          <w:sz w:val="28"/>
          <w:szCs w:val="28"/>
          <w:lang w:val="en-US"/>
        </w:rPr>
        <w:t xml:space="preserve"> </w:t>
      </w:r>
      <w:r w:rsidRPr="00B6480B">
        <w:rPr>
          <w:rFonts w:ascii="Times New Roman" w:eastAsia="Times New Roman" w:hAnsi="Times New Roman" w:cs="Times New Roman"/>
          <w:sz w:val="28"/>
          <w:szCs w:val="28"/>
          <w:lang w:val="en-US"/>
        </w:rPr>
        <w:t>Ziyorat obyektlari atrofida gidlik, suvenir ishlab chiqarish, tarjimonlik, milliy oshpazlik xizmatlariga yoshlarni jalb qilish dasturini ishlab chiqish mumkin. Bu ijtimoiy-iqtisodiy barqarorlikni k</w:t>
      </w:r>
      <w:r w:rsidR="00C03100">
        <w:rPr>
          <w:rFonts w:ascii="Times New Roman" w:eastAsia="Times New Roman" w:hAnsi="Times New Roman" w:cs="Times New Roman"/>
          <w:sz w:val="28"/>
          <w:szCs w:val="28"/>
          <w:lang w:val="en-US"/>
        </w:rPr>
        <w:t>uchaytiradi.</w:t>
      </w:r>
    </w:p>
    <w:p w:rsidR="00C03100" w:rsidRDefault="00B6480B" w:rsidP="00C03100">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9.</w:t>
      </w:r>
      <w:r w:rsidRPr="00B6480B">
        <w:rPr>
          <w:rFonts w:ascii="Times New Roman" w:eastAsia="Times New Roman" w:hAnsi="Times New Roman" w:cs="Times New Roman"/>
          <w:sz w:val="28"/>
          <w:szCs w:val="28"/>
          <w:lang w:val="en-US"/>
        </w:rPr>
        <w:t xml:space="preserve"> Buxoro zi</w:t>
      </w:r>
      <w:r w:rsidR="00C03100">
        <w:rPr>
          <w:rFonts w:ascii="Times New Roman" w:eastAsia="Times New Roman" w:hAnsi="Times New Roman" w:cs="Times New Roman"/>
          <w:sz w:val="28"/>
          <w:szCs w:val="28"/>
          <w:lang w:val="en-US"/>
        </w:rPr>
        <w:t>yorat turizmi brendini yaratish</w:t>
      </w:r>
      <w:r w:rsidR="00EA2E34">
        <w:rPr>
          <w:rFonts w:ascii="Times New Roman" w:eastAsia="Times New Roman" w:hAnsi="Times New Roman" w:cs="Times New Roman"/>
          <w:sz w:val="28"/>
          <w:szCs w:val="28"/>
          <w:lang w:val="en-US"/>
        </w:rPr>
        <w:t xml:space="preserve">. </w:t>
      </w:r>
      <w:r w:rsidRPr="00B6480B">
        <w:rPr>
          <w:rFonts w:ascii="Times New Roman" w:eastAsia="Times New Roman" w:hAnsi="Times New Roman" w:cs="Times New Roman"/>
          <w:sz w:val="28"/>
          <w:szCs w:val="28"/>
          <w:lang w:val="en-US"/>
        </w:rPr>
        <w:t>“Muqaddas Buxoro” yoki “Buxoro – Islom sivilizatsiyasi durdonasi” kabi yagona xalqaro brend ishlab chiqish va uni  ijtimoiy tarmoqlar, xalqaro k</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rgazmalar; media platformalar orqali tar</w:t>
      </w:r>
      <w:r w:rsidR="006D26F3">
        <w:rPr>
          <w:rFonts w:ascii="Times New Roman" w:eastAsia="Times New Roman" w:hAnsi="Times New Roman" w:cs="Times New Roman"/>
          <w:sz w:val="28"/>
          <w:szCs w:val="28"/>
          <w:lang w:val="en-US"/>
        </w:rPr>
        <w:t>g‘</w:t>
      </w:r>
      <w:r w:rsidRPr="00B6480B">
        <w:rPr>
          <w:rFonts w:ascii="Times New Roman" w:eastAsia="Times New Roman" w:hAnsi="Times New Roman" w:cs="Times New Roman"/>
          <w:sz w:val="28"/>
          <w:szCs w:val="28"/>
          <w:lang w:val="en-US"/>
        </w:rPr>
        <w:t>ib qilish t</w:t>
      </w:r>
      <w:r w:rsidR="00C03100">
        <w:rPr>
          <w:rFonts w:ascii="Times New Roman" w:eastAsia="Times New Roman" w:hAnsi="Times New Roman" w:cs="Times New Roman"/>
          <w:sz w:val="28"/>
          <w:szCs w:val="28"/>
          <w:lang w:val="en-US"/>
        </w:rPr>
        <w:t>aklif etiladi.</w:t>
      </w:r>
    </w:p>
    <w:p w:rsidR="0082118D" w:rsidRDefault="00B6480B" w:rsidP="0082118D">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10.</w:t>
      </w:r>
      <w:r w:rsidRPr="00B6480B">
        <w:rPr>
          <w:rFonts w:ascii="Times New Roman" w:eastAsia="Times New Roman" w:hAnsi="Times New Roman" w:cs="Times New Roman"/>
          <w:sz w:val="28"/>
          <w:szCs w:val="28"/>
          <w:lang w:val="en-US"/>
        </w:rPr>
        <w:t xml:space="preserve"> Ziyorat turizmi statistik monito</w:t>
      </w:r>
      <w:r w:rsidR="00C03100">
        <w:rPr>
          <w:rFonts w:ascii="Times New Roman" w:eastAsia="Times New Roman" w:hAnsi="Times New Roman" w:cs="Times New Roman"/>
          <w:sz w:val="28"/>
          <w:szCs w:val="28"/>
          <w:lang w:val="en-US"/>
        </w:rPr>
        <w:t>ring tizimini takomillashtirish</w:t>
      </w:r>
      <w:r w:rsidR="00EA2E34">
        <w:rPr>
          <w:rFonts w:ascii="Times New Roman" w:eastAsia="Times New Roman" w:hAnsi="Times New Roman" w:cs="Times New Roman"/>
          <w:sz w:val="28"/>
          <w:szCs w:val="28"/>
          <w:lang w:val="en-US"/>
        </w:rPr>
        <w:t xml:space="preserve">. </w:t>
      </w:r>
      <w:r w:rsidRPr="00B6480B">
        <w:rPr>
          <w:rFonts w:ascii="Times New Roman" w:eastAsia="Times New Roman" w:hAnsi="Times New Roman" w:cs="Times New Roman"/>
          <w:sz w:val="28"/>
          <w:szCs w:val="28"/>
          <w:lang w:val="en-US"/>
        </w:rPr>
        <w:t>Hozirgi statistik tizimlarda ziyoratchilar va oddiy turistlar k</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pincha birga hisoblanadi. Shu sababli ziyoratchilar alohida segment sifatida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rganilishi; ularning maqsadi, xarajatlari va geografiyasi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yicha ma’lumotlar bazasi yaratilishi kerak. Shuningdek, Buxoro shahriga tashrif buyurgan 30-40 yosh orasidagi turistlar bilan suhbatlashish jarayonida ham sohaga oid kamchiliklar borligi aniqlandi va bu kamchiliklar quyidagi</w:t>
      </w:r>
      <w:r w:rsidR="0082118D">
        <w:rPr>
          <w:rFonts w:ascii="Times New Roman" w:eastAsia="Times New Roman" w:hAnsi="Times New Roman" w:cs="Times New Roman"/>
          <w:sz w:val="28"/>
          <w:szCs w:val="28"/>
          <w:lang w:val="en-US"/>
        </w:rPr>
        <w:t xml:space="preserve">lar: </w:t>
      </w:r>
    </w:p>
    <w:p w:rsidR="0082118D" w:rsidRDefault="00B6480B" w:rsidP="0082118D">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1</w:t>
      </w:r>
      <w:r w:rsidR="0082118D" w:rsidRPr="005A0939">
        <w:rPr>
          <w:rFonts w:ascii="Times New Roman" w:eastAsia="Times New Roman" w:hAnsi="Times New Roman" w:cs="Times New Roman"/>
          <w:sz w:val="28"/>
          <w:szCs w:val="28"/>
          <w:lang w:val="en-US"/>
        </w:rPr>
        <w:t>)</w:t>
      </w:r>
      <w:r w:rsidRPr="00B6480B">
        <w:rPr>
          <w:rFonts w:ascii="Times New Roman" w:eastAsia="Times New Roman" w:hAnsi="Times New Roman" w:cs="Times New Roman"/>
          <w:sz w:val="28"/>
          <w:szCs w:val="28"/>
          <w:lang w:val="en-US"/>
        </w:rPr>
        <w:t xml:space="preserve"> Zamon talablariga javob beradigan servis xizmatlarining yetishmasligi. Bazi bir mehmonxona va ovqatlanish maskanlarida zamonaviy xizmat k</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rsatish darajasi past ekanligi eayd etildi. Xizmat sifati yetarli emasligi, qulayliklarning yetishmasligi, xodimlarning professional yondashuvi sustligi va xorijiy tillarda erkin mukoqot qila olmaslik holatlari turistlar uchun sezilarli darajada noqulayliklar tu</w:t>
      </w:r>
      <w:r w:rsidR="006D26F3">
        <w:rPr>
          <w:rFonts w:ascii="Times New Roman" w:eastAsia="Times New Roman" w:hAnsi="Times New Roman" w:cs="Times New Roman"/>
          <w:sz w:val="28"/>
          <w:szCs w:val="28"/>
          <w:lang w:val="en-US"/>
        </w:rPr>
        <w:t>g‘</w:t>
      </w:r>
      <w:r w:rsidRPr="00B6480B">
        <w:rPr>
          <w:rFonts w:ascii="Times New Roman" w:eastAsia="Times New Roman" w:hAnsi="Times New Roman" w:cs="Times New Roman"/>
          <w:sz w:val="28"/>
          <w:szCs w:val="28"/>
          <w:lang w:val="en-US"/>
        </w:rPr>
        <w:t xml:space="preserve">dirmoqda. Buning </w:t>
      </w:r>
      <w:r w:rsidRPr="00B6480B">
        <w:rPr>
          <w:rFonts w:ascii="Times New Roman" w:eastAsia="Times New Roman" w:hAnsi="Times New Roman" w:cs="Times New Roman"/>
          <w:sz w:val="28"/>
          <w:szCs w:val="28"/>
          <w:lang w:val="en-US"/>
        </w:rPr>
        <w:lastRenderedPageBreak/>
        <w:t>uchun esa har bir turistlar tashrif buyuradigan  mehmonxona va restoranlarga chet tillarini yaxshi biladigan xodimlarni ishga olish zarur. Oddiy farrosh, qorovul, afitsantlar hech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lmasa ingliz va rus tillarida </w:t>
      </w:r>
      <w:r w:rsidR="0082118D">
        <w:rPr>
          <w:rFonts w:ascii="Times New Roman" w:eastAsia="Times New Roman" w:hAnsi="Times New Roman" w:cs="Times New Roman"/>
          <w:sz w:val="28"/>
          <w:szCs w:val="28"/>
          <w:lang w:val="en-US"/>
        </w:rPr>
        <w:t>erkin muloqot qilishlari muhim.</w:t>
      </w:r>
    </w:p>
    <w:p w:rsidR="0082118D" w:rsidRDefault="00B6480B" w:rsidP="0082118D">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2</w:t>
      </w:r>
      <w:r w:rsidR="0082118D" w:rsidRPr="005A0939">
        <w:rPr>
          <w:rFonts w:ascii="Times New Roman" w:eastAsia="Times New Roman" w:hAnsi="Times New Roman" w:cs="Times New Roman"/>
          <w:sz w:val="28"/>
          <w:szCs w:val="28"/>
          <w:lang w:val="en-US"/>
        </w:rPr>
        <w:t>)</w:t>
      </w:r>
      <w:r w:rsidRPr="00B6480B">
        <w:rPr>
          <w:rFonts w:ascii="Times New Roman" w:eastAsia="Times New Roman" w:hAnsi="Times New Roman" w:cs="Times New Roman"/>
          <w:b/>
          <w:sz w:val="28"/>
          <w:szCs w:val="28"/>
          <w:lang w:val="en-US"/>
        </w:rPr>
        <w:t xml:space="preserve"> </w:t>
      </w:r>
      <w:r w:rsidRPr="00B6480B">
        <w:rPr>
          <w:rFonts w:ascii="Times New Roman" w:eastAsia="Times New Roman" w:hAnsi="Times New Roman" w:cs="Times New Roman"/>
          <w:sz w:val="28"/>
          <w:szCs w:val="28"/>
          <w:lang w:val="en-US"/>
        </w:rPr>
        <w:t>Sayyohlar tomonidan eng k</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p aytilgan muammolardan yana biri internet tarmo</w:t>
      </w:r>
      <w:r w:rsidR="006D26F3">
        <w:rPr>
          <w:rFonts w:ascii="Times New Roman" w:eastAsia="Times New Roman" w:hAnsi="Times New Roman" w:cs="Times New Roman"/>
          <w:sz w:val="28"/>
          <w:szCs w:val="28"/>
          <w:lang w:val="en-US"/>
        </w:rPr>
        <w:t>g‘</w:t>
      </w:r>
      <w:r w:rsidRPr="00B6480B">
        <w:rPr>
          <w:rFonts w:ascii="Times New Roman" w:eastAsia="Times New Roman" w:hAnsi="Times New Roman" w:cs="Times New Roman"/>
          <w:sz w:val="28"/>
          <w:szCs w:val="28"/>
          <w:lang w:val="en-US"/>
        </w:rPr>
        <w:t>ining juda sust ekanligi yoki ba‘zi joylarda deyarli y</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qligi. Natijada ular marshrut, xarita, tarjimon kabi ilovalardan foydalanishda, shuningdek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z ishlarini onlayn tarzda olib borishda, yaqinlari bilan aloqa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rnatishda,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z taassurotlarini ijtimoiy tarmoqlarda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lishishda qiynalishmoqda. Bu esa internet sif</w:t>
      </w:r>
      <w:r w:rsidR="0082118D">
        <w:rPr>
          <w:rFonts w:ascii="Times New Roman" w:eastAsia="Times New Roman" w:hAnsi="Times New Roman" w:cs="Times New Roman"/>
          <w:sz w:val="28"/>
          <w:szCs w:val="28"/>
          <w:lang w:val="en-US"/>
        </w:rPr>
        <w:t>atini yaxshilashni talab etadi.</w:t>
      </w:r>
    </w:p>
    <w:p w:rsidR="0082118D" w:rsidRDefault="00B6480B" w:rsidP="0082118D">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3</w:t>
      </w:r>
      <w:r w:rsidR="0082118D" w:rsidRPr="005A0939">
        <w:rPr>
          <w:rFonts w:ascii="Times New Roman" w:eastAsia="Times New Roman" w:hAnsi="Times New Roman" w:cs="Times New Roman"/>
          <w:sz w:val="28"/>
          <w:szCs w:val="28"/>
          <w:lang w:val="en-US"/>
        </w:rPr>
        <w:t>)</w:t>
      </w:r>
      <w:r w:rsidRPr="00B6480B">
        <w:rPr>
          <w:rFonts w:ascii="Times New Roman" w:eastAsia="Times New Roman" w:hAnsi="Times New Roman" w:cs="Times New Roman"/>
          <w:sz w:val="28"/>
          <w:szCs w:val="28"/>
          <w:lang w:val="en-US"/>
        </w:rPr>
        <w:t xml:space="preserve"> Shaharlararo qatnovdagi noqulayliklar. Turistlarning deyarli 80-90 foizi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zbekiston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ylab sayohat qilganda Toshkent, Samarqand, Bgxoro va Xorazm viloyatlariga borishadi. Ammo ushbu hududlar oprtasidagi qatnov imkoniyatlari yetarli darajada qulay emas. Samaliyot va poyezd chiptalari narxlari qimmat, yengil avtomashinalar esa unchalik qulay emas. Shuning uchun yuqorida sanab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tilgan viloyatlar orasidagi qatnovni yaxshilash uchun zamonaviy avtobuslarni k</w:t>
      </w:r>
      <w:r w:rsidR="006D26F3">
        <w:rPr>
          <w:rFonts w:ascii="Times New Roman" w:eastAsia="Times New Roman" w:hAnsi="Times New Roman" w:cs="Times New Roman"/>
          <w:sz w:val="28"/>
          <w:szCs w:val="28"/>
          <w:lang w:val="en-US"/>
        </w:rPr>
        <w:t>o‘</w:t>
      </w:r>
      <w:r w:rsidR="0082118D">
        <w:rPr>
          <w:rFonts w:ascii="Times New Roman" w:eastAsia="Times New Roman" w:hAnsi="Times New Roman" w:cs="Times New Roman"/>
          <w:sz w:val="28"/>
          <w:szCs w:val="28"/>
          <w:lang w:val="en-US"/>
        </w:rPr>
        <w:t xml:space="preserve">paytirish kerak.  </w:t>
      </w:r>
    </w:p>
    <w:p w:rsidR="0082118D" w:rsidRDefault="00B6480B" w:rsidP="0082118D">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4</w:t>
      </w:r>
      <w:r w:rsidR="0082118D" w:rsidRPr="005A0939">
        <w:rPr>
          <w:rFonts w:ascii="Times New Roman" w:eastAsia="Times New Roman" w:hAnsi="Times New Roman" w:cs="Times New Roman"/>
          <w:sz w:val="28"/>
          <w:szCs w:val="28"/>
          <w:lang w:val="en-US"/>
        </w:rPr>
        <w:t>)</w:t>
      </w:r>
      <w:r w:rsidRPr="00B6480B">
        <w:rPr>
          <w:rFonts w:ascii="Times New Roman" w:eastAsia="Times New Roman" w:hAnsi="Times New Roman" w:cs="Times New Roman"/>
          <w:sz w:val="28"/>
          <w:szCs w:val="28"/>
          <w:lang w:val="en-US"/>
        </w:rPr>
        <w:t xml:space="preserve"> Shaharning tozaligi va chiqindi tashlash madaniyati. Ayrim hududlarda chiqindi qutilarining kamligi va mavjudlarining t</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lib yotishi. Natijada turli hidlar tarqalib bu sayyohlarda salbiy fikr paydo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lishiga olib keladi. Bundan tashqari bazi joylarda detarli chiqindi idishlar mavjud emas, borlari ham orasi 1-2 km ni tashkil qiladi. Qolaversa, shaharda chiqindi ajratish tizimi mavjud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lsa ham bundan fuqarolar t</w:t>
      </w:r>
      <w:r w:rsidR="006D26F3">
        <w:rPr>
          <w:rFonts w:ascii="Times New Roman" w:eastAsia="Times New Roman" w:hAnsi="Times New Roman" w:cs="Times New Roman"/>
          <w:sz w:val="28"/>
          <w:szCs w:val="28"/>
          <w:lang w:val="en-US"/>
        </w:rPr>
        <w:t>o‘g‘</w:t>
      </w:r>
      <w:r w:rsidRPr="00B6480B">
        <w:rPr>
          <w:rFonts w:ascii="Times New Roman" w:eastAsia="Times New Roman" w:hAnsi="Times New Roman" w:cs="Times New Roman"/>
          <w:sz w:val="28"/>
          <w:szCs w:val="28"/>
          <w:lang w:val="en-US"/>
        </w:rPr>
        <w:t>ri foydalanishmaydi. Bu esa chiqindi tashlash madaniyatining pastligidan dalolat beradi.  Maxsus chiqindi qutilarini k</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paytirish, ularni muntazam tozalasb borish  va fuqarolar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rtasida tozalik madaniyatini oshirish choralarini k</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rish zarur.</w:t>
      </w:r>
    </w:p>
    <w:p w:rsidR="0082118D" w:rsidRDefault="00B6480B" w:rsidP="0082118D">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5</w:t>
      </w:r>
      <w:r w:rsidR="0082118D" w:rsidRPr="005A0939">
        <w:rPr>
          <w:rFonts w:ascii="Times New Roman" w:eastAsia="Times New Roman" w:hAnsi="Times New Roman" w:cs="Times New Roman"/>
          <w:sz w:val="28"/>
          <w:szCs w:val="28"/>
          <w:lang w:val="en-US"/>
        </w:rPr>
        <w:t>)</w:t>
      </w:r>
      <w:r w:rsidRPr="00B6480B">
        <w:rPr>
          <w:rFonts w:ascii="Times New Roman" w:eastAsia="Times New Roman" w:hAnsi="Times New Roman" w:cs="Times New Roman"/>
          <w:sz w:val="28"/>
          <w:szCs w:val="28"/>
          <w:lang w:val="en-US"/>
        </w:rPr>
        <w:t xml:space="preserve"> Jamoat hojatxonalarining yetishmasligi va gigiyena muammolari. Tarixiy obidalar va yirik turistik maskanlar atrofida jamoat hojatxonalari soni kam, mavjudlari esa sanitariya-gigiyena talablariga javob bermaydi. Bu esa, ayniqsa, uzoq xorijdan kelgan sayyohlar uchun jiddiy muammo tu</w:t>
      </w:r>
      <w:r w:rsidR="006D26F3">
        <w:rPr>
          <w:rFonts w:ascii="Times New Roman" w:eastAsia="Times New Roman" w:hAnsi="Times New Roman" w:cs="Times New Roman"/>
          <w:sz w:val="28"/>
          <w:szCs w:val="28"/>
          <w:lang w:val="en-US"/>
        </w:rPr>
        <w:t>g‘</w:t>
      </w:r>
      <w:r w:rsidRPr="00B6480B">
        <w:rPr>
          <w:rFonts w:ascii="Times New Roman" w:eastAsia="Times New Roman" w:hAnsi="Times New Roman" w:cs="Times New Roman"/>
          <w:sz w:val="28"/>
          <w:szCs w:val="28"/>
          <w:lang w:val="en-US"/>
        </w:rPr>
        <w:t xml:space="preserve">dirmoqda. Mazkur muammoni hal qilish uchun </w:t>
      </w:r>
      <w:r w:rsidRPr="00B6480B">
        <w:rPr>
          <w:rFonts w:ascii="Times New Roman" w:eastAsia="Times New Roman" w:hAnsi="Times New Roman" w:cs="Times New Roman"/>
          <w:sz w:val="28"/>
          <w:szCs w:val="28"/>
          <w:lang w:val="en-US"/>
        </w:rPr>
        <w:lastRenderedPageBreak/>
        <w:t>yangi hojatxonalar qurilishi, mavjudlarini esa zamonaviy talablarga mos tarzda doim</w:t>
      </w:r>
      <w:r w:rsidR="0082118D">
        <w:rPr>
          <w:rFonts w:ascii="Times New Roman" w:eastAsia="Times New Roman" w:hAnsi="Times New Roman" w:cs="Times New Roman"/>
          <w:sz w:val="28"/>
          <w:szCs w:val="28"/>
          <w:lang w:val="en-US"/>
        </w:rPr>
        <w:t>iy toza holda saqlanishi lozim.</w:t>
      </w:r>
    </w:p>
    <w:p w:rsidR="00B6480B" w:rsidRPr="00B6480B" w:rsidRDefault="00B6480B" w:rsidP="0082118D">
      <w:pPr>
        <w:tabs>
          <w:tab w:val="left" w:pos="0"/>
        </w:tabs>
        <w:ind w:right="142"/>
        <w:rPr>
          <w:rFonts w:ascii="Times New Roman" w:eastAsia="Times New Roman" w:hAnsi="Times New Roman" w:cs="Times New Roman"/>
          <w:sz w:val="28"/>
          <w:szCs w:val="28"/>
          <w:lang w:val="en-US"/>
        </w:rPr>
      </w:pPr>
      <w:r w:rsidRPr="005A0939">
        <w:rPr>
          <w:rFonts w:ascii="Times New Roman" w:eastAsia="Times New Roman" w:hAnsi="Times New Roman" w:cs="Times New Roman"/>
          <w:sz w:val="28"/>
          <w:szCs w:val="28"/>
          <w:lang w:val="en-US"/>
        </w:rPr>
        <w:t>6</w:t>
      </w:r>
      <w:r w:rsidR="0082118D" w:rsidRPr="005A0939">
        <w:rPr>
          <w:rFonts w:ascii="Times New Roman" w:eastAsia="Times New Roman" w:hAnsi="Times New Roman" w:cs="Times New Roman"/>
          <w:sz w:val="28"/>
          <w:szCs w:val="28"/>
          <w:lang w:val="en-US"/>
        </w:rPr>
        <w:t>)</w:t>
      </w:r>
      <w:r w:rsidRPr="00B6480B">
        <w:rPr>
          <w:rFonts w:ascii="Times New Roman" w:eastAsia="Times New Roman" w:hAnsi="Times New Roman" w:cs="Times New Roman"/>
          <w:sz w:val="28"/>
          <w:szCs w:val="28"/>
          <w:lang w:val="en-US"/>
        </w:rPr>
        <w:t xml:space="preserve"> Tur-paketlarning mazmunan takroriyligi. Bir necha marotaba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zbekistonga tashrif buyurgan mehmonlar mavjud tur-paketlar takroriy va zerikarli b</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lib qolayotganini ta’kidlashgan. Sayohatlar bir xil joylarni qamrab oladi, yangi marshrutlar deyarli y</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 xml:space="preserve">q. Shuningdek, ayrim tarixiy obidalardagi QR kodlar orqali faqat matnli ma’lumotlar taqdim etilishi ham tanqid ostiga olingan. Ular matnli ma’lumotlar </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rniga video q</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llanma kiritishni taklif etishdi. Bu esa zamonaviy texnologiyalarni sayyohiy qilishda zarurligini k</w:t>
      </w:r>
      <w:r w:rsidR="006D26F3">
        <w:rPr>
          <w:rFonts w:ascii="Times New Roman" w:eastAsia="Times New Roman" w:hAnsi="Times New Roman" w:cs="Times New Roman"/>
          <w:sz w:val="28"/>
          <w:szCs w:val="28"/>
          <w:lang w:val="en-US"/>
        </w:rPr>
        <w:t>o‘</w:t>
      </w:r>
      <w:r w:rsidRPr="00B6480B">
        <w:rPr>
          <w:rFonts w:ascii="Times New Roman" w:eastAsia="Times New Roman" w:hAnsi="Times New Roman" w:cs="Times New Roman"/>
          <w:sz w:val="28"/>
          <w:szCs w:val="28"/>
          <w:lang w:val="en-US"/>
        </w:rPr>
        <w:t>rsatadi.</w:t>
      </w:r>
    </w:p>
    <w:p w:rsidR="00B6480B" w:rsidRPr="00B6480B" w:rsidRDefault="00B6480B" w:rsidP="00F45937">
      <w:pPr>
        <w:tabs>
          <w:tab w:val="left" w:pos="0"/>
        </w:tabs>
        <w:ind w:right="142" w:firstLine="709"/>
        <w:rPr>
          <w:rFonts w:ascii="Calibri" w:eastAsia="Calibri" w:hAnsi="Calibri" w:cs="Times New Roman"/>
          <w:lang w:val="en-US"/>
        </w:rPr>
      </w:pPr>
    </w:p>
    <w:p w:rsidR="00B6480B" w:rsidRDefault="00B6480B" w:rsidP="00F45937">
      <w:pPr>
        <w:tabs>
          <w:tab w:val="left" w:pos="0"/>
        </w:tabs>
        <w:ind w:right="142" w:firstLine="709"/>
        <w:rPr>
          <w:lang w:val="en-US"/>
        </w:rPr>
      </w:pPr>
      <w:r>
        <w:rPr>
          <w:lang w:val="en-US"/>
        </w:rPr>
        <w:br w:type="page"/>
      </w:r>
    </w:p>
    <w:p w:rsidR="00B6480B" w:rsidRPr="00B6480B" w:rsidRDefault="00647031" w:rsidP="00647031">
      <w:pPr>
        <w:tabs>
          <w:tab w:val="left" w:pos="0"/>
        </w:tabs>
        <w:spacing w:after="240"/>
        <w:ind w:right="142" w:firstLine="709"/>
        <w:jc w:val="center"/>
        <w:rPr>
          <w:rFonts w:ascii="Times New Roman" w:eastAsia="Times New Roman" w:hAnsi="Times New Roman" w:cs="Times New Roman"/>
          <w:b/>
          <w:sz w:val="28"/>
          <w:szCs w:val="28"/>
          <w:lang w:val="en-US"/>
        </w:rPr>
      </w:pPr>
      <w:r w:rsidRPr="00B6480B">
        <w:rPr>
          <w:rFonts w:ascii="Times New Roman" w:eastAsia="Times New Roman" w:hAnsi="Times New Roman" w:cs="Times New Roman"/>
          <w:b/>
          <w:sz w:val="28"/>
          <w:szCs w:val="28"/>
          <w:lang w:val="en-US"/>
        </w:rPr>
        <w:lastRenderedPageBreak/>
        <w:t>XULOSA</w:t>
      </w:r>
    </w:p>
    <w:p w:rsidR="00B6480B" w:rsidRPr="00B6480B" w:rsidRDefault="00B6480B" w:rsidP="00F45937">
      <w:pPr>
        <w:tabs>
          <w:tab w:val="left" w:pos="0"/>
        </w:tabs>
        <w:ind w:right="142" w:firstLine="709"/>
        <w:rPr>
          <w:rFonts w:ascii="Times New Roman" w:eastAsia="Times New Roman" w:hAnsi="Times New Roman" w:cs="Times New Roman"/>
          <w:sz w:val="28"/>
          <w:szCs w:val="28"/>
          <w:lang w:val="en-US" w:eastAsia="ru-RU"/>
        </w:rPr>
      </w:pPr>
      <w:r w:rsidRPr="00B6480B">
        <w:rPr>
          <w:rFonts w:ascii="Times New Roman" w:eastAsia="Times New Roman" w:hAnsi="Times New Roman" w:cs="Times New Roman"/>
          <w:sz w:val="28"/>
          <w:szCs w:val="28"/>
          <w:lang w:val="en-US" w:eastAsia="ru-RU"/>
        </w:rPr>
        <w:t>Xulosa qilib aytganda, 2000–2025-yillar davomida Buxoro viloyatida ziyorat turizmi izchil rivojlanib, mamlakat turizm siyosatining muhim y</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nalishlaridan biriga aylandi. Ayniqsa, mustaqillik yillarida tarixiy-madaniy merosni asrash, ziyoratgohlarni ta’mirlash va xalqaro turizm aloqalarini kengaytirish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yicha amalga oshirilgan islohotlar ushbu sohaning taraqqiyotiga sezilarli ta’sir k</w:t>
      </w:r>
      <w:r w:rsidR="006D26F3">
        <w:rPr>
          <w:rFonts w:ascii="Times New Roman" w:eastAsia="Times New Roman" w:hAnsi="Times New Roman" w:cs="Times New Roman"/>
          <w:sz w:val="28"/>
          <w:szCs w:val="28"/>
          <w:lang w:val="en-US" w:eastAsia="ru-RU"/>
        </w:rPr>
        <w:t>o‘</w:t>
      </w:r>
      <w:r w:rsidR="00EA2E34">
        <w:rPr>
          <w:rFonts w:ascii="Times New Roman" w:eastAsia="Times New Roman" w:hAnsi="Times New Roman" w:cs="Times New Roman"/>
          <w:sz w:val="28"/>
          <w:szCs w:val="28"/>
          <w:lang w:val="en-US" w:eastAsia="ru-RU"/>
        </w:rPr>
        <w:t xml:space="preserve">rsatdi. </w:t>
      </w:r>
      <w:r w:rsidRPr="00B6480B">
        <w:rPr>
          <w:rFonts w:ascii="Times New Roman" w:eastAsia="Times New Roman" w:hAnsi="Times New Roman" w:cs="Times New Roman"/>
          <w:sz w:val="28"/>
          <w:szCs w:val="28"/>
          <w:lang w:val="en-US" w:eastAsia="ru-RU"/>
        </w:rPr>
        <w:t xml:space="preserve">Bugungi kunda Buxoro nafaqat </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zbekistonning, balki butun musulmon olamining yirik ziyorat markazlaridan biri sifatida shakllanmoqda. Shu bilan birga, zamonaviy infratuzilma, raqamli texnologiyalar va xalqaro marketing tizimlarini keng joriy etish orqali ziyorat turizmining iqtisodiy va madaniy samaradorligini yanada oshirish mumkin. Kelgusida ziyorat turizmini ilmiy asosda rivojlantirish, ekologik barqarorlikni ta’minlash va mahalliy aholining manfaatdorligini kuchaytirish Buxoro turizmining istiqbolli y</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nalishlaridan biri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 xml:space="preserve">lib qoladi. </w:t>
      </w:r>
    </w:p>
    <w:p w:rsidR="00B6480B" w:rsidRPr="00B6480B" w:rsidRDefault="00B6480B" w:rsidP="00F45937">
      <w:pPr>
        <w:tabs>
          <w:tab w:val="left" w:pos="0"/>
        </w:tabs>
        <w:ind w:right="142" w:firstLine="709"/>
        <w:rPr>
          <w:rFonts w:ascii="Times New Roman" w:eastAsia="Times New Roman" w:hAnsi="Times New Roman" w:cs="Times New Roman"/>
          <w:sz w:val="28"/>
          <w:szCs w:val="28"/>
          <w:lang w:val="en-US" w:eastAsia="ru-RU"/>
        </w:rPr>
      </w:pPr>
      <w:r w:rsidRPr="00B6480B">
        <w:rPr>
          <w:rFonts w:ascii="Times New Roman" w:eastAsia="Times New Roman" w:hAnsi="Times New Roman" w:cs="Times New Roman"/>
          <w:sz w:val="28"/>
          <w:szCs w:val="28"/>
          <w:lang w:val="en-US" w:eastAsia="ru-RU"/>
        </w:rPr>
        <w:t>Mazkur bitiruv malakaviy ishida Buxoro hududida 2000–2025-yillar orali</w:t>
      </w:r>
      <w:r w:rsidR="006D26F3">
        <w:rPr>
          <w:rFonts w:ascii="Times New Roman" w:eastAsia="Times New Roman" w:hAnsi="Times New Roman" w:cs="Times New Roman"/>
          <w:sz w:val="28"/>
          <w:szCs w:val="28"/>
          <w:lang w:val="en-US" w:eastAsia="ru-RU"/>
        </w:rPr>
        <w:t>g‘</w:t>
      </w:r>
      <w:r w:rsidRPr="00B6480B">
        <w:rPr>
          <w:rFonts w:ascii="Times New Roman" w:eastAsia="Times New Roman" w:hAnsi="Times New Roman" w:cs="Times New Roman"/>
          <w:sz w:val="28"/>
          <w:szCs w:val="28"/>
          <w:lang w:val="en-US" w:eastAsia="ru-RU"/>
        </w:rPr>
        <w:t xml:space="preserve">ida ziyorat turizmining shakllanishi va bosqichma-bosqich rivojlanish jarayonlari kompleks tarzda tahlil qilindi. </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rganishlar shuni k</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rsatdiki, mustaqillikdan keyingi davrda, ayniqsa 2000-yillardan boshlab ziyorat turizmi davlat siyosatining muhim y</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nalishiga aylangan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lib, bu jarayon keyingi yillarda izchil ravishda jadallashgan. Bunda tarixiy-madaniy merosni asrash, diniy qadamjolarni rekonstruksiya qilish, infratuzilmani rivojlantirish hamda xalqaro turizm bozorida milliy turistik mahsulotni tar</w:t>
      </w:r>
      <w:r w:rsidR="006D26F3">
        <w:rPr>
          <w:rFonts w:ascii="Times New Roman" w:eastAsia="Times New Roman" w:hAnsi="Times New Roman" w:cs="Times New Roman"/>
          <w:sz w:val="28"/>
          <w:szCs w:val="28"/>
          <w:lang w:val="en-US" w:eastAsia="ru-RU"/>
        </w:rPr>
        <w:t>g‘</w:t>
      </w:r>
      <w:r w:rsidRPr="00B6480B">
        <w:rPr>
          <w:rFonts w:ascii="Times New Roman" w:eastAsia="Times New Roman" w:hAnsi="Times New Roman" w:cs="Times New Roman"/>
          <w:sz w:val="28"/>
          <w:szCs w:val="28"/>
          <w:lang w:val="en-US" w:eastAsia="ru-RU"/>
        </w:rPr>
        <w:t>ib etish muhim omil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 xml:space="preserve">lib xizmat qilgan. </w:t>
      </w:r>
    </w:p>
    <w:p w:rsidR="00406393" w:rsidRDefault="00B6480B" w:rsidP="00F45937">
      <w:pPr>
        <w:tabs>
          <w:tab w:val="left" w:pos="0"/>
        </w:tabs>
        <w:ind w:right="142" w:firstLine="709"/>
        <w:rPr>
          <w:rFonts w:ascii="Times New Roman" w:eastAsia="Times New Roman" w:hAnsi="Times New Roman" w:cs="Times New Roman"/>
          <w:sz w:val="28"/>
          <w:szCs w:val="28"/>
          <w:lang w:val="en-US" w:eastAsia="ru-RU"/>
        </w:rPr>
      </w:pPr>
      <w:r w:rsidRPr="00B6480B">
        <w:rPr>
          <w:rFonts w:ascii="Times New Roman" w:eastAsia="Times New Roman" w:hAnsi="Times New Roman" w:cs="Times New Roman"/>
          <w:sz w:val="28"/>
          <w:szCs w:val="28"/>
          <w:lang w:val="en-US" w:eastAsia="ru-RU"/>
        </w:rPr>
        <w:t>Tadqiqot davomida Yetti pir ziyoratgohlari alohida e’tibor markazida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ldi. Ushbu muqaddas maskanlarning nafaqat diniy, balki tarixiy va madaniy ahamiyati ham yuqori ekanligi aniqlandi. Ayniqsa, ziyoratchilar oqimining ortishi, ichki va tashqi turizmning kengayishi bilan ushbu ziyoratgohlarning infratuzilmasi yaxshilandi, ularga olib boruvchi y</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llar, xizmat k</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 xml:space="preserve">rsatish tizimi hamda qulayliklar sezilarli darajada rivojlandi. Bu esa </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 xml:space="preserve">z navbatida Buxoroning xalqaro ziyorat turizmi markaziga </w:t>
      </w:r>
      <w:r w:rsidRPr="00B6480B">
        <w:rPr>
          <w:rFonts w:ascii="Times New Roman" w:eastAsia="Times New Roman" w:hAnsi="Times New Roman" w:cs="Times New Roman"/>
          <w:sz w:val="28"/>
          <w:szCs w:val="28"/>
          <w:lang w:val="en-US" w:eastAsia="ru-RU"/>
        </w:rPr>
        <w:lastRenderedPageBreak/>
        <w:t xml:space="preserve">aylanishida muhim rol </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ynadi. Shuningdek, ish jarayonida Buxoro shahrida faoliyat yuritayotgan mehmonxonalar tahlil qilinib, ularning soni va xizmat sifati yillar davomida ortib borayotgani kuzatildi. Ayniqsa, 2016-yildan keyingi davrda turizm sohasini liberallashtirish, vizasiz rejimlarning joriy etilishi va tadbirkorlikni q</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 xml:space="preserve">llab-quvvatlash natijasida mehmonxonalar, oilaviy mehmon uylari va xostellar soni keskin oshdi. Bu esa ziyoratchilar uchun qulay sharoit yaratib, turizm xizmatlari diversifikatsiyasini ta’minladi. </w:t>
      </w:r>
    </w:p>
    <w:p w:rsidR="00B6480B" w:rsidRPr="00B6480B" w:rsidRDefault="00B6480B" w:rsidP="00F45937">
      <w:pPr>
        <w:tabs>
          <w:tab w:val="left" w:pos="0"/>
        </w:tabs>
        <w:ind w:right="142" w:firstLine="709"/>
        <w:rPr>
          <w:rFonts w:ascii="Times New Roman" w:eastAsia="Times New Roman" w:hAnsi="Times New Roman" w:cs="Times New Roman"/>
          <w:sz w:val="28"/>
          <w:szCs w:val="28"/>
          <w:lang w:val="en-US" w:eastAsia="ru-RU"/>
        </w:rPr>
      </w:pPr>
      <w:r w:rsidRPr="00B6480B">
        <w:rPr>
          <w:rFonts w:ascii="Times New Roman" w:eastAsia="Times New Roman" w:hAnsi="Times New Roman" w:cs="Times New Roman"/>
          <w:sz w:val="28"/>
          <w:szCs w:val="28"/>
          <w:lang w:val="en-US" w:eastAsia="ru-RU"/>
        </w:rPr>
        <w:t xml:space="preserve">Bitiruv malakaviy ishida </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 xml:space="preserve">zbekiston Respublikasi Vazirlar Mahkamasi tomonidan qabul qilingan qarorlar ham alohida </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rganildi. Ushbu qarorlar orqali ziyorat turizmini rivojlantirishga qaratilgan huquqiy-me’yoriy baza mustahkamlandi, turizm infratuzilmasini rivojlantirish, xizmatlar sifatini oshirish va xorijiy sayyohlarni jalb qilish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yicha aniq vazifalar belgilab berildi. Natijada davlat tomonidan yaratilgan sharoitlar turizm sohasi subyektlarining faoliyatini yanada faollashtirdi. Jadval va diagrammalar asosida olib borilgan tahlillar shuni k</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rsatadiki, 2000–2025-yillar orali</w:t>
      </w:r>
      <w:r w:rsidR="006D26F3">
        <w:rPr>
          <w:rFonts w:ascii="Times New Roman" w:eastAsia="Times New Roman" w:hAnsi="Times New Roman" w:cs="Times New Roman"/>
          <w:sz w:val="28"/>
          <w:szCs w:val="28"/>
          <w:lang w:val="en-US" w:eastAsia="ru-RU"/>
        </w:rPr>
        <w:t>g‘</w:t>
      </w:r>
      <w:r w:rsidRPr="00B6480B">
        <w:rPr>
          <w:rFonts w:ascii="Times New Roman" w:eastAsia="Times New Roman" w:hAnsi="Times New Roman" w:cs="Times New Roman"/>
          <w:sz w:val="28"/>
          <w:szCs w:val="28"/>
          <w:lang w:val="en-US" w:eastAsia="ru-RU"/>
        </w:rPr>
        <w:t xml:space="preserve">ida Buxoroga tashrif buyuruvchi ziyoratchilar soni barqaror </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sish tendensiyasiga ega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 xml:space="preserve">lgan. Ayniqsa, pandemiyadan keyingi davrda turizmning tiklanishi va rivojlanishi tezlashgan. Bu esa sohada olib borilgan islohotlarning samaradorligini yana bir bor tasdiqlaydi. </w:t>
      </w:r>
      <w:r w:rsidRPr="00B6480B">
        <w:rPr>
          <w:rFonts w:ascii="Calibri" w:eastAsia="Calibri" w:hAnsi="Calibri" w:cs="Times New Roman"/>
          <w:lang w:val="en-US"/>
        </w:rPr>
        <w:t xml:space="preserve"> </w:t>
      </w:r>
      <w:r w:rsidRPr="00B6480B">
        <w:rPr>
          <w:rFonts w:ascii="Times New Roman" w:eastAsia="Times New Roman" w:hAnsi="Times New Roman" w:cs="Times New Roman"/>
          <w:sz w:val="28"/>
          <w:szCs w:val="28"/>
          <w:lang w:val="en-US" w:eastAsia="ru-RU"/>
        </w:rPr>
        <w:t>Umuman olganda, Buxoroda ziyorat turizmi rivojlanishi tizimli va bosqichma-bosqich amalga oshirilgan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lib, bunda tarixiy merosdan oqilona foydalanish, zamonaviy infratuzilmani shakllantirish hamda davlat siyosatining izchilligi muhim omil b</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lib xizmat qilgan. Kelgusida ushbu y</w:t>
      </w:r>
      <w:r w:rsidR="006D26F3">
        <w:rPr>
          <w:rFonts w:ascii="Times New Roman" w:eastAsia="Times New Roman" w:hAnsi="Times New Roman" w:cs="Times New Roman"/>
          <w:sz w:val="28"/>
          <w:szCs w:val="28"/>
          <w:lang w:val="en-US" w:eastAsia="ru-RU"/>
        </w:rPr>
        <w:t>o‘</w:t>
      </w:r>
      <w:r w:rsidRPr="00B6480B">
        <w:rPr>
          <w:rFonts w:ascii="Times New Roman" w:eastAsia="Times New Roman" w:hAnsi="Times New Roman" w:cs="Times New Roman"/>
          <w:sz w:val="28"/>
          <w:szCs w:val="28"/>
          <w:lang w:val="en-US" w:eastAsia="ru-RU"/>
        </w:rPr>
        <w:t>nalishni yanada rivojlantirish uchun xizmatlar sifatini xalqaro standartlarga moslashtirish, raqamli texnologiyalarni keng joriy etish hamda ziyorat marshrutlarini diversifikatsiya qilish maqsadga muvofiqdir.</w:t>
      </w:r>
    </w:p>
    <w:p w:rsidR="00974C70" w:rsidRDefault="00974C70" w:rsidP="00F45937">
      <w:pPr>
        <w:tabs>
          <w:tab w:val="left" w:pos="0"/>
        </w:tabs>
        <w:ind w:right="142" w:firstLine="709"/>
        <w:rPr>
          <w:rFonts w:ascii="Calibri" w:eastAsia="Calibri" w:hAnsi="Calibri" w:cs="Times New Roman"/>
          <w:lang w:val="en-US"/>
        </w:rPr>
      </w:pPr>
      <w:r>
        <w:rPr>
          <w:rFonts w:ascii="Calibri" w:eastAsia="Calibri" w:hAnsi="Calibri" w:cs="Times New Roman"/>
          <w:lang w:val="en-US"/>
        </w:rPr>
        <w:br w:type="page"/>
      </w:r>
    </w:p>
    <w:p w:rsidR="00974C70" w:rsidRPr="00974C70" w:rsidRDefault="00647031" w:rsidP="00F45937">
      <w:pPr>
        <w:tabs>
          <w:tab w:val="left" w:pos="0"/>
        </w:tabs>
        <w:ind w:right="142" w:firstLine="709"/>
        <w:jc w:val="center"/>
        <w:rPr>
          <w:rFonts w:ascii="Times New Roman" w:eastAsia="Calibri" w:hAnsi="Times New Roman" w:cs="Times New Roman"/>
          <w:b/>
          <w:sz w:val="28"/>
          <w:szCs w:val="28"/>
          <w:lang w:val="en-US"/>
        </w:rPr>
      </w:pPr>
      <w:r w:rsidRPr="00974C70">
        <w:rPr>
          <w:rFonts w:ascii="Times New Roman" w:eastAsia="Calibri" w:hAnsi="Times New Roman" w:cs="Times New Roman"/>
          <w:b/>
          <w:sz w:val="28"/>
          <w:szCs w:val="28"/>
          <w:lang w:val="en-US"/>
        </w:rPr>
        <w:lastRenderedPageBreak/>
        <w:t>FOYDALANILGAN ADABIYOTLAR</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1.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 Respublikasi Prezidentining 2022 yil 28 yanvardagi “2022-2026 yillarga m</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 xml:space="preserve">ljallangan YAngi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zbekistonning Taraqqiyot Strategiyasi t</w:t>
      </w:r>
      <w:r w:rsidR="006D26F3">
        <w:rPr>
          <w:rFonts w:ascii="Times New Roman" w:hAnsi="Times New Roman" w:cs="Times New Roman"/>
          <w:sz w:val="28"/>
          <w:szCs w:val="28"/>
          <w:lang w:val="en-US"/>
        </w:rPr>
        <w:t>o‘g‘</w:t>
      </w:r>
      <w:r w:rsidRPr="00893E6A">
        <w:rPr>
          <w:rFonts w:ascii="Times New Roman" w:hAnsi="Times New Roman" w:cs="Times New Roman"/>
          <w:sz w:val="28"/>
          <w:szCs w:val="28"/>
          <w:lang w:val="en-US"/>
        </w:rPr>
        <w:t>risida”gi PF-60-sonli Farmoni.</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2.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 Respublikasi Vazirlar Mahkamasining 2021 yil 24 fevraldagi “Ichki va ziyorat turizmini rivojlantirish b</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yicha q</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shimcha chora-tadbirlar t</w:t>
      </w:r>
      <w:r w:rsidR="006D26F3">
        <w:rPr>
          <w:rFonts w:ascii="Times New Roman" w:hAnsi="Times New Roman" w:cs="Times New Roman"/>
          <w:sz w:val="28"/>
          <w:szCs w:val="28"/>
          <w:lang w:val="en-US"/>
        </w:rPr>
        <w:t>o‘g‘</w:t>
      </w:r>
      <w:r w:rsidRPr="00893E6A">
        <w:rPr>
          <w:rFonts w:ascii="Times New Roman" w:hAnsi="Times New Roman" w:cs="Times New Roman"/>
          <w:sz w:val="28"/>
          <w:szCs w:val="28"/>
          <w:lang w:val="en-US"/>
        </w:rPr>
        <w:t>risida” gi 100-sonli Qarori.</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3.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 xml:space="preserve">zbekiston Respublikasi Vazirlar Mahkamasining 2022 yil 20 maydagi “Xalqaro ziyorat turizmi haftaligi”ni tashkil etish va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tkazish chora-tadbirlari t</w:t>
      </w:r>
      <w:r w:rsidR="006D26F3">
        <w:rPr>
          <w:rFonts w:ascii="Times New Roman" w:hAnsi="Times New Roman" w:cs="Times New Roman"/>
          <w:sz w:val="28"/>
          <w:szCs w:val="28"/>
          <w:lang w:val="en-US"/>
        </w:rPr>
        <w:t>o‘g‘</w:t>
      </w:r>
      <w:r w:rsidRPr="00893E6A">
        <w:rPr>
          <w:rFonts w:ascii="Times New Roman" w:hAnsi="Times New Roman" w:cs="Times New Roman"/>
          <w:sz w:val="28"/>
          <w:szCs w:val="28"/>
          <w:lang w:val="en-US"/>
        </w:rPr>
        <w:t>risida”gi 282-sonli Qarori.</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4.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 Respublikasi Vazirlar Mahkamasining 2022 yil 28 sentyabrdagi “2022-2026 yillarda Buxoro viloyatida turizm sohasini yanada rivojlantirish choratadbirlari t</w:t>
      </w:r>
      <w:r w:rsidR="006D26F3">
        <w:rPr>
          <w:rFonts w:ascii="Times New Roman" w:hAnsi="Times New Roman" w:cs="Times New Roman"/>
          <w:sz w:val="28"/>
          <w:szCs w:val="28"/>
          <w:lang w:val="en-US"/>
        </w:rPr>
        <w:t>o‘g‘</w:t>
      </w:r>
      <w:r w:rsidRPr="00893E6A">
        <w:rPr>
          <w:rFonts w:ascii="Times New Roman" w:hAnsi="Times New Roman" w:cs="Times New Roman"/>
          <w:sz w:val="28"/>
          <w:szCs w:val="28"/>
          <w:lang w:val="en-US"/>
        </w:rPr>
        <w:t>risida”gi 543-sonli Qarori.</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5. Xasanova G.D.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 xml:space="preserve">zbekistonda turizm sohasida amalga oshirilayotgan ishlar (Buxoro viloyati misolida).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zbekistonda turizm infratuzilmasini takomillashtirishda xorijiy tajribani q</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llash”. Xalqaro ilmiy-amaliy anjumani ilmiy maqolalar va ma’ruzalar t</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plami. Toshkent. 2015. II qism. 138-143 b.</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6. Xasanova G.D.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zbekistonda turizmning rivojlantirilishi (Buxoro viloyati misolida). “Xalqaro va ichki turizmni rivojlantirish muammolari”. Respublika ilmiyamaliy anjuman. Samarqand. 2016. 204-208 b.</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7. Xasanova G.D.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zbekistonda turizmni rivojlantirishda davlatning roli. “Barqaror raqobatbardosh turistik hududlarni shakllantirishning ustivor y</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nalishlari: innovatsion boshqaruv, xorij tajribasi va rivojlantirish strategiyalari”. Respublika ilmiy-amaliy anjumani tezislar t</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plami. Buxoro. 2018. 283-287 b.</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8. Xasanova G.D.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zbekistonda turizmni rivojlantirishning asosiy y</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nalishlari. “Barqaror raqobatbardosh turistik hududlarni shakllantirishning ustuvor y</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nalishlari: innovatsion boshqaruv, xor</w:t>
      </w:r>
      <w:r w:rsidR="00143070" w:rsidRPr="00893E6A">
        <w:rPr>
          <w:rFonts w:ascii="Times New Roman" w:hAnsi="Times New Roman" w:cs="Times New Roman"/>
          <w:sz w:val="28"/>
          <w:szCs w:val="28"/>
          <w:lang w:val="en-US"/>
        </w:rPr>
        <w:t>ij tajribasi va rivojlantirish s</w:t>
      </w:r>
      <w:r w:rsidRPr="00893E6A">
        <w:rPr>
          <w:rFonts w:ascii="Times New Roman" w:hAnsi="Times New Roman" w:cs="Times New Roman"/>
          <w:sz w:val="28"/>
          <w:szCs w:val="28"/>
          <w:lang w:val="en-US"/>
        </w:rPr>
        <w:t>trategiyalari”. Respublika ilmiy-amaliy anjumani tezislar t</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plami. Buxoro. 2018. 292-297 b.</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lastRenderedPageBreak/>
        <w:t>9. Xasanova G.D. Buxoro viloyatida vujudga kelayotgan yangi turistik hududlar. “Barqaror raqobatbardosh turistik hududlarni shakllantirishning ustuvor y</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nalishlari: innovatsion boshqaruv, xor</w:t>
      </w:r>
      <w:r w:rsidR="00C56BF9" w:rsidRPr="00893E6A">
        <w:rPr>
          <w:rFonts w:ascii="Times New Roman" w:hAnsi="Times New Roman" w:cs="Times New Roman"/>
          <w:sz w:val="28"/>
          <w:szCs w:val="28"/>
          <w:lang w:val="en-US"/>
        </w:rPr>
        <w:t>ij tajribasi va rivojlantirish s</w:t>
      </w:r>
      <w:r w:rsidRPr="00893E6A">
        <w:rPr>
          <w:rFonts w:ascii="Times New Roman" w:hAnsi="Times New Roman" w:cs="Times New Roman"/>
          <w:sz w:val="28"/>
          <w:szCs w:val="28"/>
          <w:lang w:val="en-US"/>
        </w:rPr>
        <w:t>trategiyalari”. Respublika ilmiy-amaliy anjumani tezislar t</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plami. Buxoro. 2018. 305-308 b.</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10. Xasanova G.D., Tairova M.M., Giyazova N.B., Murotova N.</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 xml:space="preserve">. Ensuring sustainable development of tourism through the formation of tourism clusters. "Science and Education" Scientific Journal / Impact Factor 3,848 (SJIF) February 2023 / Volume 4 Issue 2 www.openscience.uz / ISSN 2181-0842 1558 International Journal of Psychosocial Rehabilitation, Vol.24, Issue 06, 2020. ISSN:1475-7192. </w:t>
      </w:r>
      <w:r w:rsidRPr="00893E6A">
        <w:rPr>
          <w:rFonts w:ascii="Times New Roman" w:hAnsi="Times New Roman" w:cs="Times New Roman"/>
          <w:sz w:val="28"/>
          <w:szCs w:val="28"/>
        </w:rPr>
        <w:t>Р</w:t>
      </w:r>
      <w:r w:rsidRPr="00893E6A">
        <w:rPr>
          <w:rFonts w:ascii="Times New Roman" w:hAnsi="Times New Roman" w:cs="Times New Roman"/>
          <w:sz w:val="28"/>
          <w:szCs w:val="28"/>
          <w:lang w:val="en-US"/>
        </w:rPr>
        <w:t>ages:3893-3899.</w:t>
      </w:r>
    </w:p>
    <w:p w:rsidR="00974C70"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11. Xasanova G.D. Buxoro zaminida ziyorat turizmining rivojlanishi. “Buxoroda Islom madaniyatini modernizatsiyalash va turizmni barqaror rivojlantirish istiqbollari”. Xalqaro ilmiy-amaliy anjuman. Buxoro, 24 fevral 2020. 117-123-betlar.</w:t>
      </w:r>
    </w:p>
    <w:p w:rsidR="00B6480B" w:rsidRPr="00893E6A" w:rsidRDefault="00974C70"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12. Buxoro viloyatining statistik axborotnomasi. Buxoro, 2022 yil.</w:t>
      </w:r>
    </w:p>
    <w:p w:rsidR="008E051D" w:rsidRPr="00893E6A" w:rsidRDefault="008E05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13. Abu Bakr Narshaxiy. Buxoro tarixi. – Toshkent: Meros, 1991. – 13-15-betlar.</w:t>
      </w:r>
    </w:p>
    <w:p w:rsidR="008E051D" w:rsidRPr="00893E6A" w:rsidRDefault="008E05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14. Sadriddin Salim Buxoriy. Buxoroning tabarruk ziyoratgohlari. – Buxoro: Durdona, 2015. – 13-15-betlar.</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15. Alimov Q.A.,Xolov B.B. “Turizm infrat</w:t>
      </w:r>
      <w:r w:rsidR="002C73A7" w:rsidRPr="00893E6A">
        <w:rPr>
          <w:rFonts w:ascii="Times New Roman" w:hAnsi="Times New Roman" w:cs="Times New Roman"/>
          <w:sz w:val="28"/>
          <w:szCs w:val="28"/>
          <w:lang w:val="en-US"/>
        </w:rPr>
        <w:t>uzilmasi” ma’ruzalar matni. T:.</w:t>
      </w:r>
      <w:r w:rsidR="00F67424" w:rsidRPr="00893E6A">
        <w:rPr>
          <w:rFonts w:ascii="Times New Roman" w:hAnsi="Times New Roman" w:cs="Times New Roman"/>
          <w:sz w:val="28"/>
          <w:szCs w:val="28"/>
          <w:lang w:val="en-US"/>
        </w:rPr>
        <w:t xml:space="preserve"> ,  </w:t>
      </w:r>
      <w:r w:rsidRPr="00893E6A">
        <w:rPr>
          <w:rFonts w:ascii="Times New Roman" w:hAnsi="Times New Roman" w:cs="Times New Roman"/>
          <w:sz w:val="28"/>
          <w:szCs w:val="28"/>
          <w:lang w:val="en-US"/>
        </w:rPr>
        <w:t>2012 y. 16-19-b.</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16. Balabanov I.T., Balabanov.A.I. «Ek</w:t>
      </w:r>
      <w:r w:rsidR="00893E6A">
        <w:rPr>
          <w:rFonts w:ascii="Times New Roman" w:hAnsi="Times New Roman" w:cs="Times New Roman"/>
          <w:sz w:val="28"/>
          <w:szCs w:val="28"/>
          <w:lang w:val="en-US"/>
        </w:rPr>
        <w:t xml:space="preserve">onomika turizma»- M.: Finansi </w:t>
      </w:r>
      <w:r w:rsidRPr="00893E6A">
        <w:rPr>
          <w:rFonts w:ascii="Times New Roman" w:hAnsi="Times New Roman" w:cs="Times New Roman"/>
          <w:sz w:val="28"/>
          <w:szCs w:val="28"/>
          <w:lang w:val="en-US"/>
        </w:rPr>
        <w:t>statistika, 2004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17. Kabushkin.N.N. Menejment turizm</w:t>
      </w:r>
      <w:r w:rsidR="000819A0">
        <w:rPr>
          <w:rFonts w:ascii="Times New Roman" w:hAnsi="Times New Roman" w:cs="Times New Roman"/>
          <w:sz w:val="28"/>
          <w:szCs w:val="28"/>
          <w:lang w:val="en-US"/>
        </w:rPr>
        <w:t xml:space="preserve">a. -M.: Novoe znanie 2005 g. 3. </w:t>
      </w:r>
      <w:r w:rsidRPr="00893E6A">
        <w:rPr>
          <w:rFonts w:ascii="Times New Roman" w:hAnsi="Times New Roman" w:cs="Times New Roman"/>
          <w:sz w:val="28"/>
          <w:szCs w:val="28"/>
          <w:lang w:val="en-US"/>
        </w:rPr>
        <w:t>Chudnovskiy A.D. Turizm i gosinichnoe xozyaystvo M.: YuRKINGA. 2005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18. Bogdanov Ye.I. Planirovanie na predpri</w:t>
      </w:r>
      <w:r w:rsidR="000819A0">
        <w:rPr>
          <w:rFonts w:ascii="Times New Roman" w:hAnsi="Times New Roman" w:cs="Times New Roman"/>
          <w:sz w:val="28"/>
          <w:szCs w:val="28"/>
          <w:lang w:val="en-US"/>
        </w:rPr>
        <w:t xml:space="preserve">yatii turizma /Uchebnoe posobie </w:t>
      </w:r>
      <w:r w:rsidRPr="00893E6A">
        <w:rPr>
          <w:rFonts w:ascii="Times New Roman" w:hAnsi="Times New Roman" w:cs="Times New Roman"/>
          <w:sz w:val="28"/>
          <w:szCs w:val="28"/>
          <w:lang w:val="en-US"/>
        </w:rPr>
        <w:t>SPb.: Izd.d. «Biznes- press» 2005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19. Aleksandrova A.Yu. Mejdunarodniy turizm. Uchebnoe posobie dlya</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VUZov.- M: Aspekt Press, 2001g.</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20. Yakovlev.G.A Ekonomika i statistika turizm</w:t>
      </w:r>
      <w:r w:rsidR="000819A0">
        <w:rPr>
          <w:rFonts w:ascii="Times New Roman" w:hAnsi="Times New Roman" w:cs="Times New Roman"/>
          <w:sz w:val="28"/>
          <w:szCs w:val="28"/>
          <w:lang w:val="en-US"/>
        </w:rPr>
        <w:t xml:space="preserve">a. Uchebnoe posobie. M.: </w:t>
      </w:r>
      <w:r w:rsidRPr="00893E6A">
        <w:rPr>
          <w:rFonts w:ascii="Times New Roman" w:hAnsi="Times New Roman" w:cs="Times New Roman"/>
          <w:sz w:val="28"/>
          <w:szCs w:val="28"/>
          <w:lang w:val="en-US"/>
        </w:rPr>
        <w:t>Izd. 2005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21. Bogolyubov V.S i dr. Ekonomika t</w:t>
      </w:r>
      <w:r w:rsidR="000819A0">
        <w:rPr>
          <w:rFonts w:ascii="Times New Roman" w:hAnsi="Times New Roman" w:cs="Times New Roman"/>
          <w:sz w:val="28"/>
          <w:szCs w:val="28"/>
          <w:lang w:val="en-US"/>
        </w:rPr>
        <w:t xml:space="preserve">urizma: Uchebnoe posobie. - M.: </w:t>
      </w:r>
      <w:r w:rsidRPr="00893E6A">
        <w:rPr>
          <w:rFonts w:ascii="Times New Roman" w:hAnsi="Times New Roman" w:cs="Times New Roman"/>
          <w:sz w:val="28"/>
          <w:szCs w:val="28"/>
          <w:lang w:val="en-US"/>
        </w:rPr>
        <w:t>Akademiya, 2005, 153</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lastRenderedPageBreak/>
        <w:t>22. Kvartalnov V.A. Turizm. – M., Finansi i statistitka 2004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 xml:space="preserve">23. Kvartalnov V.A Menedjment </w:t>
      </w:r>
      <w:r w:rsidR="000819A0">
        <w:rPr>
          <w:rFonts w:ascii="Times New Roman" w:hAnsi="Times New Roman" w:cs="Times New Roman"/>
          <w:sz w:val="28"/>
          <w:szCs w:val="28"/>
          <w:lang w:val="en-US"/>
        </w:rPr>
        <w:t xml:space="preserve">turizma: Ekonomika turizma. M.: </w:t>
      </w:r>
      <w:r w:rsidRPr="00893E6A">
        <w:rPr>
          <w:rFonts w:ascii="Times New Roman" w:hAnsi="Times New Roman" w:cs="Times New Roman"/>
          <w:sz w:val="28"/>
          <w:szCs w:val="28"/>
          <w:lang w:val="en-US"/>
        </w:rPr>
        <w:t>Fin</w:t>
      </w:r>
      <w:r w:rsidR="000819A0">
        <w:rPr>
          <w:rFonts w:ascii="Times New Roman" w:hAnsi="Times New Roman" w:cs="Times New Roman"/>
          <w:sz w:val="28"/>
          <w:szCs w:val="28"/>
          <w:lang w:val="en-US"/>
        </w:rPr>
        <w:t>ansi</w:t>
      </w:r>
      <w:r w:rsidRPr="00893E6A">
        <w:rPr>
          <w:rFonts w:ascii="Times New Roman" w:hAnsi="Times New Roman" w:cs="Times New Roman"/>
          <w:sz w:val="28"/>
          <w:szCs w:val="28"/>
          <w:lang w:val="en-US"/>
        </w:rPr>
        <w:t xml:space="preserve"> statistika 2004 g.</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24. Ilina Ye.N. Turopereyting: organizat</w:t>
      </w:r>
      <w:r w:rsidR="000819A0">
        <w:rPr>
          <w:rFonts w:ascii="Times New Roman" w:hAnsi="Times New Roman" w:cs="Times New Roman"/>
          <w:sz w:val="28"/>
          <w:szCs w:val="28"/>
          <w:lang w:val="en-US"/>
        </w:rPr>
        <w:t xml:space="preserve">siya deyatelnosti: Uchebni k. - </w:t>
      </w:r>
      <w:r w:rsidRPr="00893E6A">
        <w:rPr>
          <w:rFonts w:ascii="Times New Roman" w:hAnsi="Times New Roman" w:cs="Times New Roman"/>
          <w:sz w:val="28"/>
          <w:szCs w:val="28"/>
          <w:lang w:val="en-US"/>
        </w:rPr>
        <w:t>M.: Finansi i statistika, 2005, 48 s.</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25. Yefremova M.V. «Osnovi texnologii</w:t>
      </w:r>
      <w:r w:rsidR="00971CC4">
        <w:rPr>
          <w:rFonts w:ascii="Times New Roman" w:hAnsi="Times New Roman" w:cs="Times New Roman"/>
          <w:sz w:val="28"/>
          <w:szCs w:val="28"/>
          <w:lang w:val="en-US"/>
        </w:rPr>
        <w:t xml:space="preserve"> turistskogo biznesa», Uchebnoe</w:t>
      </w:r>
      <w:r w:rsidRPr="00893E6A">
        <w:rPr>
          <w:rFonts w:ascii="Times New Roman" w:hAnsi="Times New Roman" w:cs="Times New Roman"/>
          <w:sz w:val="28"/>
          <w:szCs w:val="28"/>
          <w:lang w:val="en-US"/>
        </w:rPr>
        <w:t>posobie. – M.: Izdatelstvo «Os-89», 2001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26. Mirzaev M.A. «Turizm asoslari». Ma’ruzalarmatni T.: 2005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27. Kamilova F.K. – «Xalqaro turizm bozori»// T.: TDIU-2001y.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28. Alieva M.T., Umarjonov A. Turisti</w:t>
      </w:r>
      <w:r w:rsidR="007607CD">
        <w:rPr>
          <w:rFonts w:ascii="Times New Roman" w:hAnsi="Times New Roman" w:cs="Times New Roman"/>
          <w:sz w:val="28"/>
          <w:szCs w:val="28"/>
          <w:lang w:val="en-US"/>
        </w:rPr>
        <w:t xml:space="preserve">k mamlakatlar iqtisodiyoti -T:. </w:t>
      </w:r>
      <w:r w:rsidRPr="00893E6A">
        <w:rPr>
          <w:rFonts w:ascii="Times New Roman" w:hAnsi="Times New Roman" w:cs="Times New Roman"/>
          <w:sz w:val="28"/>
          <w:szCs w:val="28"/>
          <w:lang w:val="en-US"/>
        </w:rPr>
        <w:t>Moliya 2005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29.</w:t>
      </w:r>
      <w:r w:rsidR="00D80FC7">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 xml:space="preserve">Tuxliev I.S., Qudratov </w:t>
      </w:r>
      <w:r w:rsidR="006D26F3">
        <w:rPr>
          <w:rFonts w:ascii="Times New Roman" w:hAnsi="Times New Roman" w:cs="Times New Roman"/>
          <w:sz w:val="28"/>
          <w:szCs w:val="28"/>
          <w:lang w:val="en-US"/>
        </w:rPr>
        <w:t>G‘</w:t>
      </w:r>
      <w:r w:rsidRPr="00893E6A">
        <w:rPr>
          <w:rFonts w:ascii="Times New Roman" w:hAnsi="Times New Roman" w:cs="Times New Roman"/>
          <w:sz w:val="28"/>
          <w:szCs w:val="28"/>
          <w:lang w:val="en-US"/>
        </w:rPr>
        <w:t>.H., Pardaev M.K. Turizmn</w:t>
      </w:r>
      <w:r w:rsidR="007607CD">
        <w:rPr>
          <w:rFonts w:ascii="Times New Roman" w:hAnsi="Times New Roman" w:cs="Times New Roman"/>
          <w:sz w:val="28"/>
          <w:szCs w:val="28"/>
          <w:lang w:val="en-US"/>
        </w:rPr>
        <w:t xml:space="preserve">i rejalashtirish.T.: </w:t>
      </w:r>
      <w:r w:rsidRPr="00893E6A">
        <w:rPr>
          <w:rFonts w:ascii="Times New Roman" w:hAnsi="Times New Roman" w:cs="Times New Roman"/>
          <w:sz w:val="28"/>
          <w:szCs w:val="28"/>
          <w:lang w:val="en-US"/>
        </w:rPr>
        <w:t>“IQTISOD-MOLIYA” 2010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30.</w:t>
      </w:r>
      <w:r w:rsidR="00D80FC7">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Tuxliev I.S. Turizm asoslari. Uslubiy</w:t>
      </w:r>
      <w:r w:rsidR="007607CD">
        <w:rPr>
          <w:rFonts w:ascii="Times New Roman" w:hAnsi="Times New Roman" w:cs="Times New Roman"/>
          <w:sz w:val="28"/>
          <w:szCs w:val="28"/>
          <w:lang w:val="en-US"/>
        </w:rPr>
        <w:t xml:space="preserve"> q</w:t>
      </w:r>
      <w:r w:rsidR="006D26F3">
        <w:rPr>
          <w:rFonts w:ascii="Times New Roman" w:hAnsi="Times New Roman" w:cs="Times New Roman"/>
          <w:sz w:val="28"/>
          <w:szCs w:val="28"/>
          <w:lang w:val="en-US"/>
        </w:rPr>
        <w:t>o‘</w:t>
      </w:r>
      <w:r w:rsidR="007607CD">
        <w:rPr>
          <w:rFonts w:ascii="Times New Roman" w:hAnsi="Times New Roman" w:cs="Times New Roman"/>
          <w:sz w:val="28"/>
          <w:szCs w:val="28"/>
          <w:lang w:val="en-US"/>
        </w:rPr>
        <w:t xml:space="preserve">llanma. Samarqand.: SamISI, </w:t>
      </w:r>
      <w:r w:rsidRPr="00893E6A">
        <w:rPr>
          <w:rFonts w:ascii="Times New Roman" w:hAnsi="Times New Roman" w:cs="Times New Roman"/>
          <w:sz w:val="28"/>
          <w:szCs w:val="28"/>
          <w:lang w:val="en-US"/>
        </w:rPr>
        <w:t>2008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31.</w:t>
      </w:r>
      <w:r w:rsidR="00D80FC7">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Tuxliev I.S, Qudratov G.X. Turizm iqtisodiyoti. –S.: SamISI., 2007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32.</w:t>
      </w:r>
      <w:r w:rsidR="00D80FC7">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Tuxliev I.S. va boshqalar.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zbekistonda turizm xizmat bozorini</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rivojlantirishning ijtimoiy – iqtisodiy mua</w:t>
      </w:r>
      <w:r w:rsidR="007607CD">
        <w:rPr>
          <w:rFonts w:ascii="Times New Roman" w:hAnsi="Times New Roman" w:cs="Times New Roman"/>
          <w:sz w:val="28"/>
          <w:szCs w:val="28"/>
          <w:lang w:val="en-US"/>
        </w:rPr>
        <w:t xml:space="preserve">mmolari” nomli monografiya. T.: </w:t>
      </w:r>
      <w:r w:rsidRPr="00893E6A">
        <w:rPr>
          <w:rFonts w:ascii="Times New Roman" w:hAnsi="Times New Roman" w:cs="Times New Roman"/>
          <w:sz w:val="28"/>
          <w:szCs w:val="28"/>
          <w:lang w:val="en-US"/>
        </w:rPr>
        <w:t>“Iqtisodiyot” 2012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33.</w:t>
      </w:r>
      <w:r w:rsidR="00D80FC7">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Tuxliev N., Abdullaeva T. «Formalnos</w:t>
      </w:r>
      <w:r w:rsidR="007607CD">
        <w:rPr>
          <w:rFonts w:ascii="Times New Roman" w:hAnsi="Times New Roman" w:cs="Times New Roman"/>
          <w:sz w:val="28"/>
          <w:szCs w:val="28"/>
          <w:lang w:val="en-US"/>
        </w:rPr>
        <w:t xml:space="preserve">ti v sisteme turizma Respubliki </w:t>
      </w:r>
      <w:r w:rsidRPr="00893E6A">
        <w:rPr>
          <w:rFonts w:ascii="Times New Roman" w:hAnsi="Times New Roman" w:cs="Times New Roman"/>
          <w:sz w:val="28"/>
          <w:szCs w:val="28"/>
          <w:lang w:val="en-US"/>
        </w:rPr>
        <w:t>Uzbekistan» - T: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zekistonmilliyensiklopediyasi», 2007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34.</w:t>
      </w:r>
      <w:r w:rsidR="00D80FC7">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Tuxliev N., Taksanov A. Ekonomika bolsh</w:t>
      </w:r>
      <w:r w:rsidR="007607CD">
        <w:rPr>
          <w:rFonts w:ascii="Times New Roman" w:hAnsi="Times New Roman" w:cs="Times New Roman"/>
          <w:sz w:val="28"/>
          <w:szCs w:val="28"/>
          <w:lang w:val="en-US"/>
        </w:rPr>
        <w:t>ogo turizma. – T.: “</w:t>
      </w:r>
      <w:r w:rsidR="006D26F3">
        <w:rPr>
          <w:rFonts w:ascii="Times New Roman" w:hAnsi="Times New Roman" w:cs="Times New Roman"/>
          <w:sz w:val="28"/>
          <w:szCs w:val="28"/>
          <w:lang w:val="en-US"/>
        </w:rPr>
        <w:t>O‘</w:t>
      </w:r>
      <w:r w:rsidR="007607CD">
        <w:rPr>
          <w:rFonts w:ascii="Times New Roman" w:hAnsi="Times New Roman" w:cs="Times New Roman"/>
          <w:sz w:val="28"/>
          <w:szCs w:val="28"/>
          <w:lang w:val="en-US"/>
        </w:rPr>
        <w:t xml:space="preserve">zbekistan </w:t>
      </w:r>
      <w:r w:rsidRPr="00893E6A">
        <w:rPr>
          <w:rFonts w:ascii="Times New Roman" w:hAnsi="Times New Roman" w:cs="Times New Roman"/>
          <w:sz w:val="28"/>
          <w:szCs w:val="28"/>
          <w:lang w:val="en-US"/>
        </w:rPr>
        <w:t>Milliy Entsiklopediyasi”, 2001y.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35. Tuxliev N., Abdullaeva T. Natsionaln</w:t>
      </w:r>
      <w:r w:rsidR="007607CD">
        <w:rPr>
          <w:rFonts w:ascii="Times New Roman" w:hAnsi="Times New Roman" w:cs="Times New Roman"/>
          <w:sz w:val="28"/>
          <w:szCs w:val="28"/>
          <w:lang w:val="en-US"/>
        </w:rPr>
        <w:t xml:space="preserve">iemodeli razvitiya turizma –T.: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 Milliy Entsiklopediyasi, 2006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36.</w:t>
      </w:r>
      <w:r w:rsidR="00D80FC7">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Tuxliev N., Abdullaeva T. Ekologicheski</w:t>
      </w:r>
      <w:r w:rsidR="007607CD">
        <w:rPr>
          <w:rFonts w:ascii="Times New Roman" w:hAnsi="Times New Roman" w:cs="Times New Roman"/>
          <w:sz w:val="28"/>
          <w:szCs w:val="28"/>
          <w:lang w:val="en-US"/>
        </w:rPr>
        <w:t xml:space="preserve">y turizm: suщnost, tendentsii I </w:t>
      </w:r>
      <w:r w:rsidRPr="00893E6A">
        <w:rPr>
          <w:rFonts w:ascii="Times New Roman" w:hAnsi="Times New Roman" w:cs="Times New Roman"/>
          <w:sz w:val="28"/>
          <w:szCs w:val="28"/>
          <w:lang w:val="en-US"/>
        </w:rPr>
        <w:t xml:space="preserve">strategiya razvitiya. –T.: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 Milliy Entsiklopediyasi, 2006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37.</w:t>
      </w:r>
      <w:r w:rsidR="00D80FC7">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Tuxliev N., Abdullaeva T. Osno</w:t>
      </w:r>
      <w:r w:rsidR="007607CD">
        <w:rPr>
          <w:rFonts w:ascii="Times New Roman" w:hAnsi="Times New Roman" w:cs="Times New Roman"/>
          <w:sz w:val="28"/>
          <w:szCs w:val="28"/>
          <w:lang w:val="en-US"/>
        </w:rPr>
        <w:t xml:space="preserve">vi bezopasnosti v turizme. –T.: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zbekiston Milliy Entsiklopediyasi, 2008 y.</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lastRenderedPageBreak/>
        <w:t>38. Ziyaev T.M., Isroilova Sh.T, Yoqubov D.T. “Ishchi kuchi va bandlik</w:t>
      </w:r>
      <w:r w:rsidR="007607CD">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 xml:space="preserve">nazariyalari” </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quv q</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llanma Toshkent-2011.</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39.</w:t>
      </w:r>
      <w:r w:rsidR="00870134">
        <w:rPr>
          <w:rFonts w:ascii="Times New Roman" w:hAnsi="Times New Roman" w:cs="Times New Roman"/>
          <w:sz w:val="28"/>
          <w:szCs w:val="28"/>
          <w:lang w:val="en-US"/>
        </w:rPr>
        <w:t xml:space="preserve"> </w:t>
      </w:r>
      <w:r w:rsidRPr="00893E6A">
        <w:rPr>
          <w:rFonts w:ascii="Times New Roman" w:hAnsi="Times New Roman" w:cs="Times New Roman"/>
          <w:sz w:val="28"/>
          <w:szCs w:val="28"/>
          <w:lang w:val="en-US"/>
        </w:rPr>
        <w:t>Abdurahmonov Q.X, Shoyusupova N.T. “</w:t>
      </w:r>
      <w:r w:rsidR="007607CD">
        <w:rPr>
          <w:rFonts w:ascii="Times New Roman" w:hAnsi="Times New Roman" w:cs="Times New Roman"/>
          <w:sz w:val="28"/>
          <w:szCs w:val="28"/>
          <w:lang w:val="en-US"/>
        </w:rPr>
        <w:t xml:space="preserve">Aholi ish bilan bandligi” </w:t>
      </w:r>
      <w:r w:rsidR="006D26F3">
        <w:rPr>
          <w:rFonts w:ascii="Times New Roman" w:hAnsi="Times New Roman" w:cs="Times New Roman"/>
          <w:sz w:val="28"/>
          <w:szCs w:val="28"/>
          <w:lang w:val="en-US"/>
        </w:rPr>
        <w:t>o‘</w:t>
      </w:r>
      <w:r w:rsidR="007607CD">
        <w:rPr>
          <w:rFonts w:ascii="Times New Roman" w:hAnsi="Times New Roman" w:cs="Times New Roman"/>
          <w:sz w:val="28"/>
          <w:szCs w:val="28"/>
          <w:lang w:val="en-US"/>
        </w:rPr>
        <w:t xml:space="preserve">quv </w:t>
      </w:r>
      <w:r w:rsidRPr="00893E6A">
        <w:rPr>
          <w:rFonts w:ascii="Times New Roman" w:hAnsi="Times New Roman" w:cs="Times New Roman"/>
          <w:sz w:val="28"/>
          <w:szCs w:val="28"/>
          <w:lang w:val="en-US"/>
        </w:rPr>
        <w:t>q</w:t>
      </w:r>
      <w:r w:rsidR="006D26F3">
        <w:rPr>
          <w:rFonts w:ascii="Times New Roman" w:hAnsi="Times New Roman" w:cs="Times New Roman"/>
          <w:sz w:val="28"/>
          <w:szCs w:val="28"/>
          <w:lang w:val="en-US"/>
        </w:rPr>
        <w:t>o‘</w:t>
      </w:r>
      <w:r w:rsidRPr="00893E6A">
        <w:rPr>
          <w:rFonts w:ascii="Times New Roman" w:hAnsi="Times New Roman" w:cs="Times New Roman"/>
          <w:sz w:val="28"/>
          <w:szCs w:val="28"/>
          <w:lang w:val="en-US"/>
        </w:rPr>
        <w:t>llanma. Toshkent-2011.</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40. www.interunion.ru</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41. www.world-tourism.org</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42. www.wttc.org</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43. http://www.tourism.uz/</w:t>
      </w:r>
    </w:p>
    <w:p w:rsidR="0067381D" w:rsidRPr="00893E6A" w:rsidRDefault="0067381D" w:rsidP="00893E6A">
      <w:pPr>
        <w:rPr>
          <w:rFonts w:ascii="Times New Roman" w:hAnsi="Times New Roman" w:cs="Times New Roman"/>
          <w:sz w:val="28"/>
          <w:szCs w:val="28"/>
          <w:lang w:val="en-US"/>
        </w:rPr>
      </w:pPr>
      <w:r w:rsidRPr="00893E6A">
        <w:rPr>
          <w:rFonts w:ascii="Times New Roman" w:hAnsi="Times New Roman" w:cs="Times New Roman"/>
          <w:sz w:val="28"/>
          <w:szCs w:val="28"/>
          <w:lang w:val="en-US"/>
        </w:rPr>
        <w:t>44. http://www.tour.uz/</w:t>
      </w:r>
    </w:p>
    <w:p w:rsidR="0078333F" w:rsidRDefault="0078333F" w:rsidP="00F45937">
      <w:pPr>
        <w:tabs>
          <w:tab w:val="left" w:pos="0"/>
        </w:tabs>
        <w:ind w:right="142" w:firstLine="709"/>
        <w:rPr>
          <w:lang w:val="en-US"/>
        </w:rPr>
      </w:pPr>
      <w:r>
        <w:rPr>
          <w:lang w:val="en-US"/>
        </w:rPr>
        <w:br w:type="page"/>
      </w:r>
    </w:p>
    <w:p w:rsidR="0078333F" w:rsidRPr="0078333F" w:rsidRDefault="0078333F" w:rsidP="00F45937">
      <w:pPr>
        <w:tabs>
          <w:tab w:val="left" w:pos="0"/>
        </w:tabs>
        <w:spacing w:after="120"/>
        <w:ind w:right="142" w:firstLine="709"/>
        <w:jc w:val="center"/>
        <w:rPr>
          <w:rFonts w:ascii="Times New Roman" w:eastAsia="Times New Roman" w:hAnsi="Times New Roman" w:cs="Times New Roman"/>
          <w:b/>
          <w:bCs/>
          <w:sz w:val="27"/>
          <w:szCs w:val="27"/>
          <w:lang w:val="en-US" w:eastAsia="ru-RU"/>
        </w:rPr>
      </w:pPr>
      <w:r w:rsidRPr="0078333F">
        <w:rPr>
          <w:rFonts w:ascii="Times New Roman" w:eastAsia="Times New Roman" w:hAnsi="Times New Roman" w:cs="Times New Roman"/>
          <w:b/>
          <w:bCs/>
          <w:sz w:val="27"/>
          <w:szCs w:val="27"/>
          <w:lang w:val="en-US" w:eastAsia="ru-RU"/>
        </w:rPr>
        <w:lastRenderedPageBreak/>
        <w:t>ILOVALAR</w:t>
      </w:r>
    </w:p>
    <w:p w:rsidR="0078333F" w:rsidRPr="0078333F" w:rsidRDefault="0078333F" w:rsidP="00F45937">
      <w:pPr>
        <w:tabs>
          <w:tab w:val="left" w:pos="0"/>
        </w:tabs>
        <w:spacing w:after="120"/>
        <w:ind w:right="142" w:firstLine="709"/>
        <w:jc w:val="center"/>
        <w:rPr>
          <w:rFonts w:ascii="Times New Roman" w:eastAsia="Times New Roman" w:hAnsi="Times New Roman" w:cs="Times New Roman"/>
          <w:b/>
          <w:bCs/>
          <w:sz w:val="27"/>
          <w:szCs w:val="27"/>
          <w:lang w:val="en-US" w:eastAsia="ru-RU"/>
        </w:rPr>
      </w:pPr>
      <w:r w:rsidRPr="0078333F">
        <w:rPr>
          <w:rFonts w:ascii="Times New Roman" w:eastAsia="Times New Roman" w:hAnsi="Times New Roman" w:cs="Times New Roman"/>
          <w:b/>
          <w:bCs/>
          <w:sz w:val="27"/>
          <w:szCs w:val="27"/>
          <w:lang w:val="en-US" w:eastAsia="ru-RU"/>
        </w:rPr>
        <w:t>2022 — 2026-yillarda Buxoro viloyatida turizm sohasini rivojlantirishning maqsadli k</w:t>
      </w:r>
      <w:r w:rsidR="006D26F3">
        <w:rPr>
          <w:rFonts w:ascii="Times New Roman" w:eastAsia="Times New Roman" w:hAnsi="Times New Roman" w:cs="Times New Roman"/>
          <w:b/>
          <w:bCs/>
          <w:sz w:val="27"/>
          <w:szCs w:val="27"/>
          <w:lang w:val="en-US" w:eastAsia="ru-RU"/>
        </w:rPr>
        <w:t>o‘</w:t>
      </w:r>
      <w:r w:rsidRPr="0078333F">
        <w:rPr>
          <w:rFonts w:ascii="Times New Roman" w:eastAsia="Times New Roman" w:hAnsi="Times New Roman" w:cs="Times New Roman"/>
          <w:b/>
          <w:bCs/>
          <w:sz w:val="27"/>
          <w:szCs w:val="27"/>
          <w:lang w:val="en-US" w:eastAsia="ru-RU"/>
        </w:rPr>
        <w:t xml:space="preserve">rsatkichlari                              </w:t>
      </w:r>
    </w:p>
    <w:p w:rsidR="0078333F" w:rsidRPr="0078333F" w:rsidRDefault="0078333F" w:rsidP="00F45937">
      <w:pPr>
        <w:tabs>
          <w:tab w:val="left" w:pos="0"/>
        </w:tabs>
        <w:spacing w:after="120"/>
        <w:ind w:right="142" w:firstLine="709"/>
        <w:jc w:val="right"/>
        <w:rPr>
          <w:rFonts w:ascii="Times New Roman" w:eastAsia="Times New Roman" w:hAnsi="Times New Roman" w:cs="Times New Roman"/>
          <w:b/>
          <w:bCs/>
          <w:sz w:val="27"/>
          <w:szCs w:val="27"/>
          <w:lang w:val="en-US" w:eastAsia="ru-RU"/>
        </w:rPr>
      </w:pPr>
      <w:r w:rsidRPr="0078333F">
        <w:rPr>
          <w:rFonts w:ascii="Times New Roman" w:eastAsia="Times New Roman" w:hAnsi="Times New Roman" w:cs="Times New Roman"/>
          <w:b/>
          <w:bCs/>
          <w:sz w:val="27"/>
          <w:szCs w:val="27"/>
          <w:lang w:val="en-US" w:eastAsia="ru-RU"/>
        </w:rPr>
        <w:t>1- jadval</w:t>
      </w:r>
    </w:p>
    <w:tbl>
      <w:tblPr>
        <w:tblStyle w:val="11"/>
        <w:tblW w:w="10077" w:type="dxa"/>
        <w:jc w:val="center"/>
        <w:tblLook w:val="04A0" w:firstRow="1" w:lastRow="0" w:firstColumn="1" w:lastColumn="0" w:noHBand="0" w:noVBand="1"/>
      </w:tblPr>
      <w:tblGrid>
        <w:gridCol w:w="1049"/>
        <w:gridCol w:w="2245"/>
        <w:gridCol w:w="1517"/>
        <w:gridCol w:w="1351"/>
        <w:gridCol w:w="1351"/>
        <w:gridCol w:w="1278"/>
        <w:gridCol w:w="1286"/>
      </w:tblGrid>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T/r</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K</w:t>
            </w:r>
            <w:r w:rsidR="006D26F3">
              <w:rPr>
                <w:rFonts w:ascii="Times New Roman" w:eastAsia="Times New Roman" w:hAnsi="Times New Roman" w:cs="Times New Roman"/>
                <w:iCs w:val="0"/>
                <w:sz w:val="28"/>
                <w:szCs w:val="28"/>
                <w:lang w:val="en-US" w:eastAsia="ru-RU"/>
              </w:rPr>
              <w:t>o‘</w:t>
            </w:r>
            <w:r w:rsidRPr="00984B47">
              <w:rPr>
                <w:rFonts w:ascii="Times New Roman" w:eastAsia="Times New Roman" w:hAnsi="Times New Roman" w:cs="Times New Roman"/>
                <w:iCs w:val="0"/>
                <w:sz w:val="28"/>
                <w:szCs w:val="28"/>
                <w:lang w:val="en-US" w:eastAsia="ru-RU"/>
              </w:rPr>
              <w:t>rsatkichlar nomi</w:t>
            </w:r>
          </w:p>
        </w:tc>
        <w:tc>
          <w:tcPr>
            <w:tcW w:w="1517" w:type="dxa"/>
            <w:vAlign w:val="center"/>
          </w:tcPr>
          <w:p w:rsidR="0078333F" w:rsidRPr="00984B47" w:rsidRDefault="0078333F" w:rsidP="00D0724F">
            <w:pPr>
              <w:tabs>
                <w:tab w:val="left" w:pos="0"/>
              </w:tabs>
              <w:spacing w:before="100" w:beforeAutospacing="1" w:after="100"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2022-y</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2023-y</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2024-y</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2025-y</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2026-y</w:t>
            </w:r>
          </w:p>
        </w:tc>
      </w:tr>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val="en-US" w:eastAsia="ru-RU"/>
              </w:rPr>
              <w:t>Ichki turistlar tashrifi soni (mln kishi)</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2,4</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2,9</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3,4</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3,8</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4,1</w:t>
            </w:r>
          </w:p>
        </w:tc>
      </w:tr>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val="en-US" w:eastAsia="ru-RU"/>
              </w:rPr>
              <w:t>Xorijiy sayyohlar soni (ming kishi)</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450,0</w:t>
            </w:r>
          </w:p>
        </w:tc>
        <w:tc>
          <w:tcPr>
            <w:tcW w:w="1351" w:type="dxa"/>
            <w:vAlign w:val="center"/>
          </w:tcPr>
          <w:p w:rsidR="0078333F" w:rsidRPr="00984B47" w:rsidRDefault="0078333F" w:rsidP="00D0724F">
            <w:pPr>
              <w:tabs>
                <w:tab w:val="left" w:pos="-39"/>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900,0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1200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1500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1800</w:t>
            </w:r>
          </w:p>
        </w:tc>
      </w:tr>
      <w:tr w:rsidR="005707F5" w:rsidRPr="00984B47" w:rsidTr="0099157C">
        <w:trPr>
          <w:cantSplit/>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3</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val="en-US" w:eastAsia="ru-RU"/>
              </w:rPr>
              <w:t>Xizmatlar eksporti (mln AQSh doll)</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121</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200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230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270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300</w:t>
            </w:r>
          </w:p>
        </w:tc>
      </w:tr>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4</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val="en-US" w:eastAsia="ru-RU"/>
              </w:rPr>
              <w:t>Joylashtirish vositalaridagi xonalar soni (ming)</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5,399</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6,131</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6,721</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7,336</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7,976</w:t>
            </w:r>
          </w:p>
        </w:tc>
      </w:tr>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5</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val="en-US" w:eastAsia="ru-RU"/>
              </w:rPr>
              <w:t>Mehmonxonalar nomer fondining bandlik darajasi</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45,0</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51,0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61,0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71,0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93,0</w:t>
            </w:r>
          </w:p>
        </w:tc>
      </w:tr>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6</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val="en-US" w:eastAsia="ru-RU"/>
              </w:rPr>
              <w:t>Joylashtirish vositalaridagi oʻrinlar soni (ming)</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12,147</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13,672</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14,902</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16,182</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17,512</w:t>
            </w:r>
          </w:p>
        </w:tc>
      </w:tr>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lastRenderedPageBreak/>
              <w:t>7</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eastAsia="ru-RU"/>
              </w:rPr>
              <w:t>Mehmonxonalar soni (dona)</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178</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198</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218</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238</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258</w:t>
            </w:r>
          </w:p>
        </w:tc>
      </w:tr>
      <w:tr w:rsidR="005707F5" w:rsidRPr="00984B47" w:rsidTr="0099157C">
        <w:trPr>
          <w:trHeight w:val="85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8</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val="en-US" w:eastAsia="ru-RU"/>
              </w:rPr>
              <w:t>Oilaviy mehmon uylari soni (dona)</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264</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314</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325</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335</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345</w:t>
            </w:r>
          </w:p>
        </w:tc>
      </w:tr>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9</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eastAsia="ru-RU"/>
              </w:rPr>
              <w:t>Xostellar soni (dona)</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55</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61</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66</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71</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76</w:t>
            </w:r>
          </w:p>
        </w:tc>
      </w:tr>
      <w:tr w:rsidR="005707F5" w:rsidRPr="00984B47" w:rsidTr="0099157C">
        <w:trPr>
          <w:trHeight w:val="680"/>
          <w:jc w:val="center"/>
        </w:trPr>
        <w:tc>
          <w:tcPr>
            <w:tcW w:w="1050" w:type="dxa"/>
            <w:vAlign w:val="center"/>
          </w:tcPr>
          <w:p w:rsidR="0078333F" w:rsidRPr="00984B47" w:rsidRDefault="0078333F" w:rsidP="0099157C">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10</w:t>
            </w:r>
          </w:p>
        </w:tc>
        <w:tc>
          <w:tcPr>
            <w:tcW w:w="2106" w:type="dxa"/>
            <w:vAlign w:val="center"/>
          </w:tcPr>
          <w:p w:rsidR="0078333F" w:rsidRPr="00984B47" w:rsidRDefault="0078333F" w:rsidP="0099157C">
            <w:pPr>
              <w:tabs>
                <w:tab w:val="left" w:pos="0"/>
              </w:tabs>
              <w:spacing w:before="100" w:beforeAutospacing="1" w:after="105" w:afterAutospacing="1" w:line="360" w:lineRule="auto"/>
              <w:ind w:right="142" w:firstLine="36"/>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color w:val="000000"/>
                <w:sz w:val="28"/>
                <w:szCs w:val="28"/>
                <w:shd w:val="clear" w:color="auto" w:fill="FFFFFF"/>
                <w:lang w:val="en-US" w:eastAsia="ru-RU"/>
              </w:rPr>
              <w:t>Internet (4G va 5G) qamrovi darajasining oshirib borishi</w:t>
            </w:r>
          </w:p>
        </w:tc>
        <w:tc>
          <w:tcPr>
            <w:tcW w:w="1517" w:type="dxa"/>
            <w:vAlign w:val="center"/>
          </w:tcPr>
          <w:p w:rsidR="0078333F" w:rsidRPr="00984B47" w:rsidRDefault="0078333F" w:rsidP="00D0724F">
            <w:pPr>
              <w:tabs>
                <w:tab w:val="left" w:pos="0"/>
              </w:tabs>
              <w:spacing w:before="100" w:beforeAutospacing="1" w:after="105" w:afterAutospacing="1" w:line="360" w:lineRule="auto"/>
              <w:ind w:right="-13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7</w:t>
            </w:r>
          </w:p>
        </w:tc>
        <w:tc>
          <w:tcPr>
            <w:tcW w:w="1351" w:type="dxa"/>
            <w:vAlign w:val="center"/>
          </w:tcPr>
          <w:p w:rsidR="0078333F" w:rsidRPr="00984B47" w:rsidRDefault="0078333F" w:rsidP="00D0724F">
            <w:pPr>
              <w:tabs>
                <w:tab w:val="left" w:pos="0"/>
              </w:tabs>
              <w:spacing w:before="100" w:beforeAutospacing="1" w:after="105" w:afterAutospacing="1" w:line="360" w:lineRule="auto"/>
              <w:ind w:right="14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8</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hanging="69"/>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9</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5"/>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10</w:t>
            </w:r>
          </w:p>
        </w:tc>
        <w:tc>
          <w:tcPr>
            <w:tcW w:w="0" w:type="auto"/>
            <w:vAlign w:val="center"/>
          </w:tcPr>
          <w:p w:rsidR="0078333F" w:rsidRPr="00984B47" w:rsidRDefault="0078333F" w:rsidP="00D0724F">
            <w:pPr>
              <w:tabs>
                <w:tab w:val="left" w:pos="0"/>
              </w:tabs>
              <w:spacing w:before="100" w:beforeAutospacing="1" w:after="105" w:afterAutospacing="1" w:line="360" w:lineRule="auto"/>
              <w:ind w:right="142" w:firstLine="12"/>
              <w:jc w:val="center"/>
              <w:rPr>
                <w:rFonts w:ascii="Times New Roman" w:eastAsia="Times New Roman" w:hAnsi="Times New Roman" w:cs="Times New Roman"/>
                <w:iCs w:val="0"/>
                <w:sz w:val="28"/>
                <w:szCs w:val="28"/>
                <w:lang w:val="en-US" w:eastAsia="ru-RU"/>
              </w:rPr>
            </w:pPr>
            <w:r w:rsidRPr="00984B47">
              <w:rPr>
                <w:rFonts w:ascii="Times New Roman" w:eastAsia="Times New Roman" w:hAnsi="Times New Roman" w:cs="Times New Roman"/>
                <w:iCs w:val="0"/>
                <w:sz w:val="28"/>
                <w:szCs w:val="28"/>
                <w:lang w:val="en-US" w:eastAsia="ru-RU"/>
              </w:rPr>
              <w:t>11</w:t>
            </w:r>
          </w:p>
        </w:tc>
      </w:tr>
    </w:tbl>
    <w:p w:rsidR="0078333F" w:rsidRPr="0078333F" w:rsidRDefault="0078333F" w:rsidP="00F45937">
      <w:pPr>
        <w:tabs>
          <w:tab w:val="left" w:pos="0"/>
        </w:tabs>
        <w:ind w:right="142" w:firstLine="709"/>
        <w:jc w:val="right"/>
        <w:rPr>
          <w:rFonts w:ascii="Times New Roman" w:eastAsia="Calibri" w:hAnsi="Times New Roman" w:cs="Times New Roman"/>
          <w:b/>
          <w:color w:val="2B2D31"/>
          <w:sz w:val="28"/>
          <w:szCs w:val="28"/>
          <w:lang w:val="en-US"/>
        </w:rPr>
      </w:pPr>
    </w:p>
    <w:p w:rsidR="0078333F" w:rsidRPr="0078333F" w:rsidRDefault="0078333F" w:rsidP="00F45937">
      <w:pPr>
        <w:tabs>
          <w:tab w:val="left" w:pos="0"/>
        </w:tabs>
        <w:ind w:right="142" w:firstLine="709"/>
        <w:jc w:val="center"/>
        <w:rPr>
          <w:rFonts w:ascii="Times New Roman" w:eastAsia="Calibri" w:hAnsi="Times New Roman" w:cs="Times New Roman"/>
          <w:b/>
          <w:color w:val="2B2D31"/>
          <w:sz w:val="28"/>
          <w:szCs w:val="28"/>
          <w:lang w:val="de-DE"/>
        </w:rPr>
      </w:pPr>
      <w:r w:rsidRPr="0078333F">
        <w:rPr>
          <w:rFonts w:ascii="Times New Roman" w:eastAsia="Calibri" w:hAnsi="Times New Roman" w:cs="Times New Roman"/>
          <w:b/>
          <w:color w:val="2B2D31"/>
          <w:sz w:val="28"/>
          <w:szCs w:val="28"/>
          <w:lang w:val="en-US"/>
        </w:rPr>
        <w:t>Buxoro viloyatidagi eng mashhur mehmonxonalar va ularning yillik xizmat k</w:t>
      </w:r>
      <w:r w:rsidR="006D26F3">
        <w:rPr>
          <w:rFonts w:ascii="Times New Roman" w:eastAsia="Calibri" w:hAnsi="Times New Roman" w:cs="Times New Roman"/>
          <w:b/>
          <w:color w:val="2B2D31"/>
          <w:sz w:val="28"/>
          <w:szCs w:val="28"/>
          <w:lang w:val="en-US"/>
        </w:rPr>
        <w:t>o‘</w:t>
      </w:r>
      <w:r w:rsidRPr="0078333F">
        <w:rPr>
          <w:rFonts w:ascii="Times New Roman" w:eastAsia="Calibri" w:hAnsi="Times New Roman" w:cs="Times New Roman"/>
          <w:b/>
          <w:color w:val="2B2D31"/>
          <w:sz w:val="28"/>
          <w:szCs w:val="28"/>
          <w:lang w:val="en-US"/>
        </w:rPr>
        <w:t>rsatish salohiyati.</w:t>
      </w:r>
    </w:p>
    <w:p w:rsidR="0078333F" w:rsidRPr="0078333F" w:rsidRDefault="0078333F" w:rsidP="00F45937">
      <w:pPr>
        <w:tabs>
          <w:tab w:val="left" w:pos="0"/>
        </w:tabs>
        <w:ind w:right="142" w:firstLine="709"/>
        <w:jc w:val="right"/>
        <w:rPr>
          <w:rFonts w:ascii="Times New Roman" w:eastAsia="Calibri" w:hAnsi="Times New Roman" w:cs="Times New Roman"/>
          <w:b/>
          <w:color w:val="2B2D31"/>
          <w:sz w:val="28"/>
          <w:szCs w:val="28"/>
          <w:lang w:val="en-US"/>
        </w:rPr>
      </w:pPr>
      <w:r w:rsidRPr="0078333F">
        <w:rPr>
          <w:rFonts w:ascii="Times New Roman" w:eastAsia="Calibri" w:hAnsi="Times New Roman" w:cs="Times New Roman"/>
          <w:b/>
          <w:color w:val="2B2D31"/>
          <w:sz w:val="28"/>
          <w:szCs w:val="28"/>
          <w:lang w:val="en-US"/>
        </w:rPr>
        <w:t>2-jadval</w:t>
      </w:r>
    </w:p>
    <w:tbl>
      <w:tblPr>
        <w:tblStyle w:val="11"/>
        <w:tblW w:w="0" w:type="auto"/>
        <w:jc w:val="center"/>
        <w:tblLook w:val="04A0" w:firstRow="1" w:lastRow="0" w:firstColumn="1" w:lastColumn="0" w:noHBand="0" w:noVBand="1"/>
      </w:tblPr>
      <w:tblGrid>
        <w:gridCol w:w="2559"/>
        <w:gridCol w:w="1828"/>
        <w:gridCol w:w="1797"/>
        <w:gridCol w:w="3567"/>
      </w:tblGrid>
      <w:tr w:rsidR="0078333F" w:rsidRPr="0078333F" w:rsidTr="0095297E">
        <w:trPr>
          <w:trHeight w:val="850"/>
          <w:jc w:val="center"/>
        </w:trPr>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Mehmonxona nomi</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Ochilgan yili</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Xonalar soni</w:t>
            </w:r>
          </w:p>
        </w:tc>
        <w:tc>
          <w:tcPr>
            <w:tcW w:w="0" w:type="auto"/>
            <w:vAlign w:val="center"/>
          </w:tcPr>
          <w:p w:rsidR="0078333F" w:rsidRPr="0078333F" w:rsidRDefault="0078333F" w:rsidP="00EB3A9D">
            <w:pPr>
              <w:tabs>
                <w:tab w:val="left" w:pos="0"/>
              </w:tabs>
              <w:spacing w:line="360" w:lineRule="auto"/>
              <w:ind w:right="142" w:firstLine="1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Yillik turistlarni qabul qilish</w:t>
            </w:r>
          </w:p>
        </w:tc>
      </w:tr>
      <w:tr w:rsidR="0078333F" w:rsidRPr="0078333F" w:rsidTr="00CD78B6">
        <w:trPr>
          <w:trHeight w:val="966"/>
          <w:jc w:val="center"/>
        </w:trPr>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Wyndham Bukhara</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2021-yil</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212</w:t>
            </w:r>
          </w:p>
        </w:tc>
        <w:tc>
          <w:tcPr>
            <w:tcW w:w="0" w:type="auto"/>
            <w:vAlign w:val="center"/>
          </w:tcPr>
          <w:p w:rsidR="0078333F" w:rsidRPr="0078333F" w:rsidRDefault="0078333F" w:rsidP="00EB3A9D">
            <w:pPr>
              <w:tabs>
                <w:tab w:val="left" w:pos="0"/>
              </w:tabs>
              <w:spacing w:line="360" w:lineRule="auto"/>
              <w:ind w:right="142" w:firstLine="1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95000</w:t>
            </w:r>
          </w:p>
        </w:tc>
      </w:tr>
      <w:tr w:rsidR="0078333F" w:rsidRPr="0078333F" w:rsidTr="00CD78B6">
        <w:trPr>
          <w:trHeight w:val="966"/>
          <w:jc w:val="center"/>
        </w:trPr>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Bukhara Palace</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1981-yil</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223</w:t>
            </w:r>
          </w:p>
        </w:tc>
        <w:tc>
          <w:tcPr>
            <w:tcW w:w="0" w:type="auto"/>
            <w:vAlign w:val="center"/>
          </w:tcPr>
          <w:p w:rsidR="0078333F" w:rsidRPr="0078333F" w:rsidRDefault="0078333F" w:rsidP="00EB3A9D">
            <w:pPr>
              <w:tabs>
                <w:tab w:val="left" w:pos="0"/>
              </w:tabs>
              <w:spacing w:line="360" w:lineRule="auto"/>
              <w:ind w:right="142" w:firstLine="1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75000</w:t>
            </w:r>
          </w:p>
        </w:tc>
      </w:tr>
      <w:tr w:rsidR="0078333F" w:rsidRPr="0078333F" w:rsidTr="00CD78B6">
        <w:trPr>
          <w:trHeight w:val="966"/>
          <w:jc w:val="center"/>
        </w:trPr>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Sahid Zarafshon</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2019-yil</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148</w:t>
            </w:r>
          </w:p>
        </w:tc>
        <w:tc>
          <w:tcPr>
            <w:tcW w:w="0" w:type="auto"/>
            <w:vAlign w:val="center"/>
          </w:tcPr>
          <w:p w:rsidR="0078333F" w:rsidRPr="0078333F" w:rsidRDefault="0078333F" w:rsidP="00EB3A9D">
            <w:pPr>
              <w:tabs>
                <w:tab w:val="left" w:pos="0"/>
              </w:tabs>
              <w:spacing w:line="360" w:lineRule="auto"/>
              <w:ind w:right="142" w:firstLine="1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65000</w:t>
            </w:r>
          </w:p>
        </w:tc>
      </w:tr>
      <w:tr w:rsidR="0078333F" w:rsidRPr="0078333F" w:rsidTr="00CD78B6">
        <w:trPr>
          <w:trHeight w:val="966"/>
          <w:jc w:val="center"/>
        </w:trPr>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Mercute Bukhara</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2023-yil</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57</w:t>
            </w:r>
          </w:p>
        </w:tc>
        <w:tc>
          <w:tcPr>
            <w:tcW w:w="0" w:type="auto"/>
            <w:vAlign w:val="center"/>
          </w:tcPr>
          <w:p w:rsidR="0078333F" w:rsidRPr="0078333F" w:rsidRDefault="0078333F" w:rsidP="00EB3A9D">
            <w:pPr>
              <w:tabs>
                <w:tab w:val="left" w:pos="0"/>
              </w:tabs>
              <w:spacing w:line="360" w:lineRule="auto"/>
              <w:ind w:right="142" w:firstLine="1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25000</w:t>
            </w:r>
          </w:p>
        </w:tc>
      </w:tr>
      <w:tr w:rsidR="0078333F" w:rsidRPr="0078333F" w:rsidTr="00CD78B6">
        <w:trPr>
          <w:trHeight w:val="966"/>
          <w:jc w:val="center"/>
        </w:trPr>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Hovli Poyon</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1997-yil</w:t>
            </w:r>
          </w:p>
        </w:tc>
        <w:tc>
          <w:tcPr>
            <w:tcW w:w="0" w:type="auto"/>
            <w:vAlign w:val="center"/>
          </w:tcPr>
          <w:p w:rsidR="0078333F" w:rsidRPr="0078333F" w:rsidRDefault="0078333F" w:rsidP="00EB3A9D">
            <w:pPr>
              <w:tabs>
                <w:tab w:val="left" w:pos="0"/>
              </w:tabs>
              <w:spacing w:line="360" w:lineRule="auto"/>
              <w:ind w:right="14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30</w:t>
            </w:r>
          </w:p>
        </w:tc>
        <w:tc>
          <w:tcPr>
            <w:tcW w:w="0" w:type="auto"/>
            <w:vAlign w:val="center"/>
          </w:tcPr>
          <w:p w:rsidR="0078333F" w:rsidRPr="0078333F" w:rsidRDefault="0078333F" w:rsidP="00EB3A9D">
            <w:pPr>
              <w:tabs>
                <w:tab w:val="left" w:pos="0"/>
              </w:tabs>
              <w:spacing w:line="360" w:lineRule="auto"/>
              <w:ind w:right="142" w:firstLine="12"/>
              <w:jc w:val="center"/>
              <w:rPr>
                <w:rFonts w:ascii="Times New Roman" w:eastAsia="Calibri" w:hAnsi="Times New Roman" w:cs="Times New Roman"/>
                <w:iCs w:val="0"/>
                <w:sz w:val="28"/>
                <w:szCs w:val="28"/>
                <w:lang w:val="de-DE"/>
              </w:rPr>
            </w:pPr>
            <w:r w:rsidRPr="0078333F">
              <w:rPr>
                <w:rFonts w:ascii="Times New Roman" w:eastAsia="Calibri" w:hAnsi="Times New Roman" w:cs="Times New Roman"/>
                <w:iCs w:val="0"/>
                <w:sz w:val="28"/>
                <w:szCs w:val="28"/>
                <w:lang w:val="de-DE"/>
              </w:rPr>
              <w:t>12000</w:t>
            </w:r>
          </w:p>
        </w:tc>
      </w:tr>
    </w:tbl>
    <w:p w:rsidR="00CE487D" w:rsidRDefault="00CE487D" w:rsidP="00931E99">
      <w:pPr>
        <w:tabs>
          <w:tab w:val="left" w:pos="0"/>
        </w:tabs>
        <w:spacing w:after="240"/>
        <w:ind w:right="142" w:firstLine="709"/>
        <w:rPr>
          <w:rFonts w:ascii="Times New Roman" w:eastAsia="Calibri" w:hAnsi="Times New Roman" w:cs="Times New Roman"/>
          <w:b/>
          <w:color w:val="2B2D31"/>
          <w:sz w:val="28"/>
          <w:szCs w:val="28"/>
        </w:rPr>
      </w:pPr>
      <w:bookmarkStart w:id="0" w:name="_GoBack"/>
      <w:bookmarkEnd w:id="0"/>
    </w:p>
    <w:p w:rsidR="002B7F4A" w:rsidRDefault="0089765F" w:rsidP="00931E99">
      <w:pPr>
        <w:tabs>
          <w:tab w:val="left" w:pos="0"/>
        </w:tabs>
        <w:spacing w:after="240"/>
        <w:ind w:right="142" w:firstLine="709"/>
        <w:rPr>
          <w:rFonts w:ascii="Times New Roman" w:eastAsia="Calibri" w:hAnsi="Times New Roman" w:cs="Times New Roman"/>
          <w:b/>
          <w:color w:val="2B2D31"/>
          <w:sz w:val="28"/>
          <w:szCs w:val="28"/>
        </w:rPr>
      </w:pPr>
      <w:ins w:id="1" w:author="Dilshod" w:date="2026-05-20T08:47:00Z">
        <w:r w:rsidRPr="00923404">
          <w:rPr>
            <w:rFonts w:ascii="Times New Roman" w:hAnsi="Times New Roman" w:cs="Times New Roman"/>
            <w:noProof/>
            <w:color w:val="000000"/>
            <w:sz w:val="28"/>
            <w:szCs w:val="28"/>
            <w:lang w:val="en-US"/>
            <w:rPrChange w:id="2" w:author="Unknown">
              <w:rPr>
                <w:noProof/>
                <w:lang w:val="en-US"/>
              </w:rPr>
            </w:rPrChange>
          </w:rPr>
          <w:lastRenderedPageBreak/>
          <w:drawing>
            <wp:inline distT="0" distB="0" distL="0" distR="0" wp14:anchorId="46D697B6" wp14:editId="3186F5CA">
              <wp:extent cx="5745480" cy="6096000"/>
              <wp:effectExtent l="0" t="0" r="762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ins>
    </w:p>
    <w:p w:rsidR="00A80AA2" w:rsidRPr="00CE487D" w:rsidRDefault="00931E99" w:rsidP="00CE487D">
      <w:pPr>
        <w:pStyle w:val="a3"/>
        <w:spacing w:before="100" w:beforeAutospacing="1" w:after="100" w:afterAutospacing="1"/>
        <w:ind w:left="0"/>
        <w:jc w:val="center"/>
        <w:rPr>
          <w:rFonts w:ascii="Times New Roman" w:hAnsi="Times New Roman" w:cs="Times New Roman"/>
          <w:color w:val="000000"/>
          <w:sz w:val="28"/>
          <w:szCs w:val="28"/>
          <w:lang w:val="de-DE"/>
        </w:rPr>
      </w:pPr>
      <w:r w:rsidRPr="00FD6A90">
        <w:rPr>
          <w:rFonts w:ascii="Times New Roman" w:hAnsi="Times New Roman" w:cs="Times New Roman"/>
          <w:color w:val="000000"/>
          <w:sz w:val="28"/>
          <w:szCs w:val="28"/>
          <w:lang w:val="de-DE"/>
        </w:rPr>
        <w:t>1.1</w:t>
      </w:r>
      <w:r w:rsidR="00CE487D">
        <w:rPr>
          <w:rFonts w:ascii="Times New Roman" w:hAnsi="Times New Roman" w:cs="Times New Roman"/>
          <w:color w:val="000000"/>
          <w:sz w:val="28"/>
          <w:szCs w:val="28"/>
          <w:lang w:val="de-DE"/>
        </w:rPr>
        <w:t xml:space="preserve"> </w:t>
      </w:r>
      <w:r w:rsidRPr="00FD6A90">
        <w:rPr>
          <w:rFonts w:ascii="Times New Roman" w:hAnsi="Times New Roman" w:cs="Times New Roman"/>
          <w:color w:val="000000"/>
          <w:sz w:val="28"/>
          <w:szCs w:val="28"/>
          <w:lang w:val="de-DE"/>
        </w:rPr>
        <w:t>-</w:t>
      </w:r>
      <w:r w:rsidR="00CE487D">
        <w:rPr>
          <w:rFonts w:ascii="Times New Roman" w:hAnsi="Times New Roman" w:cs="Times New Roman"/>
          <w:color w:val="000000"/>
          <w:sz w:val="28"/>
          <w:szCs w:val="28"/>
          <w:lang w:val="de-DE"/>
        </w:rPr>
        <w:t xml:space="preserve"> </w:t>
      </w:r>
      <w:r w:rsidRPr="00FD6A90">
        <w:rPr>
          <w:rFonts w:ascii="Times New Roman" w:hAnsi="Times New Roman" w:cs="Times New Roman"/>
          <w:color w:val="000000"/>
          <w:sz w:val="28"/>
          <w:szCs w:val="28"/>
          <w:lang w:val="de-DE"/>
        </w:rPr>
        <w:t xml:space="preserve">diagramma. Buxoroga yillik sayyohlar oqimining soni (davlatlar kesimida, </w:t>
      </w:r>
      <w:r>
        <w:rPr>
          <w:rFonts w:ascii="Times New Roman" w:hAnsi="Times New Roman" w:cs="Times New Roman"/>
          <w:color w:val="000000"/>
          <w:sz w:val="28"/>
          <w:szCs w:val="28"/>
          <w:lang w:val="de-DE"/>
        </w:rPr>
        <w:t>mlnda)</w:t>
      </w:r>
    </w:p>
    <w:sectPr w:rsidR="00A80AA2" w:rsidRPr="00CE487D" w:rsidSect="00F83916">
      <w:footerReference w:type="even" r:id="rId9"/>
      <w:footerReference w:type="default" r:id="rId10"/>
      <w:footerReference w:type="first" r:id="rId11"/>
      <w:pgSz w:w="12240" w:h="15840"/>
      <w:pgMar w:top="1134" w:right="618" w:bottom="1135" w:left="1701" w:header="709" w:footer="709" w:gutter="0"/>
      <w:pgNumType w:start="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9F4" w:rsidRDefault="000469F4" w:rsidP="001B56E5">
      <w:pPr>
        <w:spacing w:line="240" w:lineRule="auto"/>
      </w:pPr>
      <w:r>
        <w:separator/>
      </w:r>
    </w:p>
  </w:endnote>
  <w:endnote w:type="continuationSeparator" w:id="0">
    <w:p w:rsidR="000469F4" w:rsidRDefault="000469F4" w:rsidP="001B56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65D" w:rsidRPr="00DB6BAE" w:rsidRDefault="0029665D" w:rsidP="00DB6BAE">
    <w:pPr>
      <w:pStyle w:val="af"/>
      <w:tabs>
        <w:tab w:val="clear" w:pos="4680"/>
        <w:tab w:val="clear" w:pos="9360"/>
        <w:tab w:val="left" w:pos="5595"/>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4617756"/>
      <w:docPartObj>
        <w:docPartGallery w:val="Page Numbers (Bottom of Page)"/>
        <w:docPartUnique/>
      </w:docPartObj>
    </w:sdtPr>
    <w:sdtEndPr/>
    <w:sdtContent>
      <w:p w:rsidR="0029665D" w:rsidRDefault="0029665D">
        <w:pPr>
          <w:pStyle w:val="af"/>
          <w:jc w:val="center"/>
        </w:pPr>
        <w:r>
          <w:fldChar w:fldCharType="begin"/>
        </w:r>
        <w:r>
          <w:instrText>PAGE   \* MERGEFORMAT</w:instrText>
        </w:r>
        <w:r>
          <w:fldChar w:fldCharType="separate"/>
        </w:r>
        <w:r w:rsidR="00891232">
          <w:rPr>
            <w:noProof/>
          </w:rPr>
          <w:t>66</w:t>
        </w:r>
        <w:r>
          <w:fldChar w:fldCharType="end"/>
        </w:r>
      </w:p>
    </w:sdtContent>
  </w:sdt>
  <w:p w:rsidR="0029665D" w:rsidRDefault="0029665D">
    <w:pPr>
      <w:pStyle w:val="af"/>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65D" w:rsidRDefault="0029665D">
    <w:pPr>
      <w:pStyle w:val="af"/>
      <w:jc w:val="center"/>
    </w:pPr>
  </w:p>
  <w:p w:rsidR="0029665D" w:rsidRDefault="0029665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9F4" w:rsidRDefault="000469F4" w:rsidP="001B56E5">
      <w:pPr>
        <w:spacing w:line="240" w:lineRule="auto"/>
      </w:pPr>
      <w:r>
        <w:separator/>
      </w:r>
    </w:p>
  </w:footnote>
  <w:footnote w:type="continuationSeparator" w:id="0">
    <w:p w:rsidR="000469F4" w:rsidRDefault="000469F4" w:rsidP="001B56E5">
      <w:pPr>
        <w:spacing w:line="240" w:lineRule="auto"/>
      </w:pPr>
      <w:r>
        <w:continuationSeparator/>
      </w:r>
    </w:p>
  </w:footnote>
  <w:footnote w:id="1">
    <w:p w:rsidR="0029665D" w:rsidRPr="0090179E" w:rsidRDefault="0029665D" w:rsidP="001B56E5">
      <w:pPr>
        <w:pStyle w:val="1"/>
      </w:pPr>
      <w:r w:rsidRPr="0090179E">
        <w:rPr>
          <w:rStyle w:val="a6"/>
        </w:rPr>
        <w:footnoteRef/>
      </w:r>
      <w:r w:rsidRPr="0090179E">
        <w:t xml:space="preserve">  </w:t>
      </w:r>
      <w:r>
        <w:t>O‘</w:t>
      </w:r>
      <w:r w:rsidRPr="0090179E">
        <w:t>zbekiston Respublikasi Prezidenti SHavkat Mirziyoyevning Oliy Majlisga Murojaatnomasi. “Xalq s</w:t>
      </w:r>
      <w:r>
        <w:t>o‘</w:t>
      </w:r>
      <w:r w:rsidRPr="0090179E">
        <w:t>zi” gazetasi. 2019 y</w:t>
      </w:r>
      <w:r>
        <w:t>.</w:t>
      </w:r>
    </w:p>
  </w:footnote>
  <w:footnote w:id="2">
    <w:p w:rsidR="0029665D" w:rsidRPr="007D0DEF" w:rsidRDefault="0029665D" w:rsidP="001B56E5">
      <w:pPr>
        <w:pStyle w:val="1"/>
      </w:pPr>
      <w:r w:rsidRPr="007D0DEF">
        <w:rPr>
          <w:rStyle w:val="a6"/>
        </w:rPr>
        <w:footnoteRef/>
      </w:r>
      <w:r w:rsidRPr="007D0DEF">
        <w:t xml:space="preserve"> I.T</w:t>
      </w:r>
      <w:r>
        <w:t>o‘</w:t>
      </w:r>
      <w:r w:rsidRPr="007D0DEF">
        <w:t>xliev, B.Safarov. “Turizm xizmatlar bozori rivojlanishining istiqbolli y</w:t>
      </w:r>
      <w:r>
        <w:t>o‘</w:t>
      </w:r>
      <w:r w:rsidRPr="007D0DEF">
        <w:t>nalishlari”. “</w:t>
      </w:r>
      <w:r>
        <w:t>O‘</w:t>
      </w:r>
      <w:r w:rsidRPr="007D0DEF">
        <w:t>zbekiston iqtisodiy axborotnomasi” 1-son, 2014y. 44-bet.</w:t>
      </w:r>
    </w:p>
  </w:footnote>
  <w:footnote w:id="3">
    <w:p w:rsidR="0029665D" w:rsidRPr="0091490C" w:rsidRDefault="0029665D" w:rsidP="00A63A1D">
      <w:pPr>
        <w:pStyle w:val="a4"/>
        <w:rPr>
          <w:lang w:val="en-US"/>
        </w:rPr>
      </w:pPr>
      <w:r>
        <w:rPr>
          <w:rStyle w:val="a6"/>
        </w:rPr>
        <w:footnoteRef/>
      </w:r>
      <w:r w:rsidRPr="0091490C">
        <w:rPr>
          <w:lang w:val="en-US"/>
        </w:rPr>
        <w:t xml:space="preserve"> </w:t>
      </w:r>
      <w:r w:rsidRPr="00AB5A62">
        <w:rPr>
          <w:rFonts w:ascii="Times New Roman" w:hAnsi="Times New Roman" w:cs="Times New Roman"/>
          <w:lang w:val="en-US"/>
        </w:rPr>
        <w:t>Mirziyoyev. Sh</w:t>
      </w:r>
      <w:r>
        <w:rPr>
          <w:lang w:val="en-US"/>
        </w:rPr>
        <w:t>.‘’</w:t>
      </w:r>
      <w:r w:rsidRPr="00A63A1D">
        <w:rPr>
          <w:rFonts w:ascii="Times New Roman" w:hAnsi="Times New Roman" w:cs="Times New Roman"/>
          <w:color w:val="000000"/>
          <w:shd w:val="clear" w:color="auto" w:fill="FFFFFF"/>
          <w:lang w:val="en-US"/>
        </w:rPr>
        <w:t>Turizm – mamlakatimiz iqtisodiyotining ertangi kuni</w:t>
      </w:r>
      <w:r>
        <w:rPr>
          <w:rFonts w:ascii="Times New Roman" w:hAnsi="Times New Roman" w:cs="Times New Roman"/>
          <w:color w:val="000000"/>
          <w:shd w:val="clear" w:color="auto" w:fill="FFFFFF"/>
          <w:lang w:val="en-US"/>
        </w:rPr>
        <w:t xml:space="preserve">’’  video selector yig‘ilishi 2018-yil 22-fevral  </w:t>
      </w:r>
    </w:p>
  </w:footnote>
  <w:footnote w:id="4">
    <w:p w:rsidR="0029665D" w:rsidRPr="00522693" w:rsidRDefault="0029665D" w:rsidP="001B56E5">
      <w:pPr>
        <w:spacing w:line="240" w:lineRule="auto"/>
        <w:rPr>
          <w:rFonts w:ascii="Times New Roman" w:eastAsia="Times New Roman" w:hAnsi="Times New Roman" w:cs="Times New Roman"/>
          <w:sz w:val="20"/>
          <w:szCs w:val="20"/>
          <w:lang w:val="en-US" w:eastAsia="ru-RU"/>
        </w:rPr>
      </w:pPr>
      <w:r w:rsidRPr="00522693">
        <w:rPr>
          <w:rStyle w:val="a6"/>
          <w:rFonts w:ascii="Times New Roman" w:hAnsi="Times New Roman" w:cs="Times New Roman"/>
          <w:sz w:val="20"/>
          <w:szCs w:val="20"/>
        </w:rPr>
        <w:footnoteRef/>
      </w:r>
      <w:r w:rsidRPr="00522693">
        <w:rPr>
          <w:rFonts w:ascii="Times New Roman" w:eastAsia="Times New Roman" w:hAnsi="Times New Roman" w:cs="Times New Roman"/>
          <w:bCs/>
          <w:sz w:val="20"/>
          <w:szCs w:val="20"/>
          <w:lang w:val="en-US" w:eastAsia="ru-RU"/>
        </w:rPr>
        <w:t>Ostonaqulov O., Buxoroga qaysi mamlakatlar eng k</w:t>
      </w:r>
      <w:r>
        <w:rPr>
          <w:rFonts w:ascii="Times New Roman" w:eastAsia="Times New Roman" w:hAnsi="Times New Roman" w:cs="Times New Roman"/>
          <w:bCs/>
          <w:sz w:val="20"/>
          <w:szCs w:val="20"/>
          <w:lang w:val="en-US" w:eastAsia="ru-RU"/>
        </w:rPr>
        <w:t>o‘</w:t>
      </w:r>
      <w:r w:rsidRPr="00522693">
        <w:rPr>
          <w:rFonts w:ascii="Times New Roman" w:eastAsia="Times New Roman" w:hAnsi="Times New Roman" w:cs="Times New Roman"/>
          <w:bCs/>
          <w:sz w:val="20"/>
          <w:szCs w:val="20"/>
          <w:lang w:val="en-US" w:eastAsia="ru-RU"/>
        </w:rPr>
        <w:t>p sayyohlar tashrif buyuradi: // Oʻzbekiston xalqaro islom akademiyasi professori, iqtisodiyot fanlari doktori “Yangi Oʻzbekiston” gazetasi. 2024-yil 15-iyun, 118-son</w:t>
      </w:r>
    </w:p>
    <w:p w:rsidR="0029665D" w:rsidRPr="007A4475" w:rsidRDefault="0029665D" w:rsidP="001B56E5">
      <w:pPr>
        <w:pStyle w:val="1"/>
      </w:pPr>
    </w:p>
  </w:footnote>
  <w:footnote w:id="5">
    <w:p w:rsidR="0029665D" w:rsidRPr="00AB5A62" w:rsidRDefault="0029665D" w:rsidP="00AB5A62">
      <w:pPr>
        <w:pStyle w:val="a4"/>
        <w:rPr>
          <w:lang w:val="en-US"/>
        </w:rPr>
      </w:pPr>
      <w:r>
        <w:rPr>
          <w:rStyle w:val="a6"/>
        </w:rPr>
        <w:footnoteRef/>
      </w:r>
      <w:r w:rsidRPr="00AB5A62">
        <w:rPr>
          <w:lang w:val="en-US"/>
        </w:rPr>
        <w:t xml:space="preserve"> </w:t>
      </w:r>
      <w:r w:rsidRPr="00AB5A62">
        <w:rPr>
          <w:rFonts w:ascii="Times New Roman" w:eastAsia="Calibri" w:hAnsi="Times New Roman" w:cs="Times New Roman"/>
          <w:lang w:val="en-US"/>
        </w:rPr>
        <w:t>Xasanova G.D. Buxoro zaminida ziyorat turizmining rivojlanishi. “Buxoroda Islom madaniyatini modernizatsiyalash va turizmni barqaror rivojlantirish istiqbollari”. Xalqaro ilmiy-amaliy anjuman. Buxoro, 24 fevral 2020. 117-123-betlar.</w:t>
      </w:r>
    </w:p>
  </w:footnote>
  <w:footnote w:id="6">
    <w:p w:rsidR="0029665D" w:rsidRPr="00447246" w:rsidRDefault="0029665D">
      <w:pPr>
        <w:pStyle w:val="a4"/>
        <w:rPr>
          <w:lang w:val="en-US"/>
        </w:rPr>
      </w:pPr>
      <w:r>
        <w:rPr>
          <w:rStyle w:val="a6"/>
        </w:rPr>
        <w:footnoteRef/>
      </w:r>
      <w:r w:rsidRPr="00447246">
        <w:rPr>
          <w:lang w:val="en-US"/>
        </w:rPr>
        <w:t xml:space="preserve"> </w:t>
      </w:r>
      <w:r w:rsidRPr="00447246">
        <w:rPr>
          <w:rFonts w:ascii="Times New Roman" w:hAnsi="Times New Roman" w:cs="Times New Roman"/>
          <w:lang w:val="en-US"/>
        </w:rPr>
        <w:t>Sadriddin Salim Buxoriy. Buxoroning tabarruk ziyoratgohlari. – Buxoro: Durdona, 2015. – 13-15-betlar.</w:t>
      </w:r>
    </w:p>
  </w:footnote>
  <w:footnote w:id="7">
    <w:p w:rsidR="0029665D" w:rsidRPr="0012674E" w:rsidRDefault="0029665D" w:rsidP="004251F2">
      <w:pPr>
        <w:pStyle w:val="a4"/>
        <w:rPr>
          <w:lang w:val="en-US"/>
        </w:rPr>
      </w:pPr>
      <w:r>
        <w:rPr>
          <w:rStyle w:val="a6"/>
        </w:rPr>
        <w:footnoteRef/>
      </w:r>
      <w:r w:rsidRPr="0012674E">
        <w:rPr>
          <w:lang w:val="en-US"/>
        </w:rPr>
        <w:t xml:space="preserve"> </w:t>
      </w:r>
      <w:r w:rsidRPr="0012674E">
        <w:rPr>
          <w:rFonts w:ascii="Times New Roman" w:hAnsi="Times New Roman" w:cs="Times New Roman"/>
          <w:lang w:val="en-US"/>
        </w:rPr>
        <w:t>https://globalconnect.uz/uzbekistan/ziyarat-tourism</w:t>
      </w:r>
    </w:p>
  </w:footnote>
  <w:footnote w:id="8">
    <w:p w:rsidR="0029665D" w:rsidRPr="00447246" w:rsidRDefault="0029665D">
      <w:pPr>
        <w:pStyle w:val="a4"/>
        <w:rPr>
          <w:lang w:val="en-US"/>
        </w:rPr>
      </w:pPr>
      <w:r>
        <w:rPr>
          <w:rStyle w:val="a6"/>
        </w:rPr>
        <w:footnoteRef/>
      </w:r>
      <w:r w:rsidRPr="00447246">
        <w:rPr>
          <w:lang w:val="en-US"/>
        </w:rPr>
        <w:t xml:space="preserve"> </w:t>
      </w:r>
      <w:r w:rsidRPr="000959F2">
        <w:rPr>
          <w:rFonts w:ascii="Times New Roman" w:hAnsi="Times New Roman" w:cs="Times New Roman"/>
          <w:lang w:val="en-US"/>
        </w:rPr>
        <w:t>Xasanova G.D. Buxoro zaminida ziyorat turizmining rivojlanishi. “Buxoroda Islom madaniyatini modernizatsiyalash va turizmni barqaror rivojlantirish istiqbollari”. Xalqaro ilmiy-amaliy anjuman. Buxoro, 24 fevral 2020. 117-123-betlar.</w:t>
      </w:r>
    </w:p>
  </w:footnote>
  <w:footnote w:id="9">
    <w:p w:rsidR="0029665D" w:rsidRPr="000959F2" w:rsidRDefault="0029665D" w:rsidP="000959F2">
      <w:pPr>
        <w:rPr>
          <w:rFonts w:ascii="Times New Roman" w:hAnsi="Times New Roman" w:cs="Times New Roman"/>
          <w:sz w:val="20"/>
          <w:szCs w:val="20"/>
          <w:lang w:val="en-US"/>
        </w:rPr>
      </w:pPr>
      <w:r>
        <w:rPr>
          <w:rStyle w:val="a6"/>
        </w:rPr>
        <w:footnoteRef/>
      </w:r>
      <w:r w:rsidRPr="000959F2">
        <w:rPr>
          <w:lang w:val="en-US"/>
        </w:rPr>
        <w:t xml:space="preserve"> </w:t>
      </w:r>
      <w:r w:rsidRPr="000959F2">
        <w:rPr>
          <w:rFonts w:ascii="Times New Roman" w:hAnsi="Times New Roman" w:cs="Times New Roman"/>
          <w:sz w:val="20"/>
          <w:szCs w:val="20"/>
          <w:lang w:val="en-US"/>
        </w:rPr>
        <w:t>Alimov Q.A.,Xolov B.B. “Turizm infratuzilmasi” ma’ruzalar matni. T:. ,  2012 y. 16-19-b.</w:t>
      </w:r>
    </w:p>
    <w:p w:rsidR="0029665D" w:rsidRPr="000959F2" w:rsidRDefault="0029665D">
      <w:pPr>
        <w:pStyle w:val="a4"/>
        <w:rPr>
          <w:lang w:val="en-US"/>
        </w:rPr>
      </w:pPr>
    </w:p>
  </w:footnote>
  <w:footnote w:id="10">
    <w:p w:rsidR="0029665D" w:rsidRPr="000C3632" w:rsidRDefault="0029665D" w:rsidP="004251F2">
      <w:pPr>
        <w:pStyle w:val="a4"/>
        <w:rPr>
          <w:rFonts w:ascii="Times New Roman" w:hAnsi="Times New Roman" w:cs="Times New Roman"/>
          <w:lang w:val="en-US"/>
        </w:rPr>
      </w:pPr>
      <w:r w:rsidRPr="000C3632">
        <w:rPr>
          <w:rStyle w:val="a6"/>
          <w:rFonts w:ascii="Times New Roman" w:hAnsi="Times New Roman" w:cs="Times New Roman"/>
        </w:rPr>
        <w:footnoteRef/>
      </w:r>
      <w:r w:rsidRPr="000C3632">
        <w:rPr>
          <w:rFonts w:ascii="Times New Roman" w:hAnsi="Times New Roman" w:cs="Times New Roman"/>
          <w:lang w:val="en-US"/>
        </w:rPr>
        <w:t xml:space="preserve"> Hasanova G.Pardayev U.: Buxoro viloyatida ziyorat turizmini rivojlantirishni takomillashtirish y</w:t>
      </w:r>
      <w:r>
        <w:rPr>
          <w:rFonts w:ascii="Times New Roman" w:hAnsi="Times New Roman" w:cs="Times New Roman"/>
          <w:lang w:val="en-US"/>
        </w:rPr>
        <w:t>o‘</w:t>
      </w:r>
      <w:r w:rsidRPr="000C3632">
        <w:rPr>
          <w:rFonts w:ascii="Times New Roman" w:hAnsi="Times New Roman" w:cs="Times New Roman"/>
          <w:lang w:val="en-US"/>
        </w:rPr>
        <w:t>llari // "Science and Education" Scientific Journal / Impact Factor 3,848 (SJIF) February 2023 / Volume 4 Issue 2</w:t>
      </w:r>
      <w:r>
        <w:rPr>
          <w:rFonts w:ascii="Times New Roman" w:hAnsi="Times New Roman" w:cs="Times New Roman"/>
          <w:lang w:val="en-US"/>
        </w:rPr>
        <w:t>. – B. 1554 - 1559</w:t>
      </w:r>
    </w:p>
  </w:footnote>
  <w:footnote w:id="11">
    <w:p w:rsidR="0029665D" w:rsidRPr="000959F2" w:rsidRDefault="0029665D">
      <w:pPr>
        <w:pStyle w:val="a4"/>
        <w:rPr>
          <w:lang w:val="en-US"/>
        </w:rPr>
      </w:pPr>
      <w:r>
        <w:rPr>
          <w:rStyle w:val="a6"/>
        </w:rPr>
        <w:footnoteRef/>
      </w:r>
      <w:r w:rsidRPr="000959F2">
        <w:rPr>
          <w:lang w:val="en-US"/>
        </w:rPr>
        <w:t xml:space="preserve"> </w:t>
      </w:r>
      <w:r w:rsidRPr="008F6628">
        <w:rPr>
          <w:rFonts w:ascii="Times New Roman" w:hAnsi="Times New Roman" w:cs="Times New Roman"/>
          <w:lang w:val="en-US"/>
        </w:rPr>
        <w:t>Kamilova F.K. – «Xalqaro turizm bozori»// T.: TDIU-2001y.</w:t>
      </w:r>
    </w:p>
  </w:footnote>
  <w:footnote w:id="12">
    <w:p w:rsidR="0029665D" w:rsidRPr="008F6628" w:rsidRDefault="0029665D">
      <w:pPr>
        <w:pStyle w:val="a4"/>
        <w:rPr>
          <w:lang w:val="en-US"/>
        </w:rPr>
      </w:pPr>
      <w:r>
        <w:rPr>
          <w:rStyle w:val="a6"/>
        </w:rPr>
        <w:footnoteRef/>
      </w:r>
      <w:r w:rsidRPr="008F6628">
        <w:rPr>
          <w:lang w:val="en-US"/>
        </w:rPr>
        <w:t xml:space="preserve"> </w:t>
      </w:r>
      <w:r>
        <w:rPr>
          <w:rFonts w:ascii="Times New Roman" w:hAnsi="Times New Roman" w:cs="Times New Roman"/>
          <w:lang w:val="en-US"/>
        </w:rPr>
        <w:t>S.S.</w:t>
      </w:r>
      <w:r w:rsidRPr="008F6628">
        <w:rPr>
          <w:rFonts w:ascii="Times New Roman" w:hAnsi="Times New Roman" w:cs="Times New Roman"/>
          <w:lang w:val="en-US"/>
        </w:rPr>
        <w:t xml:space="preserve"> Buxoroiy </w:t>
      </w:r>
      <w:r>
        <w:rPr>
          <w:rFonts w:ascii="Times New Roman" w:hAnsi="Times New Roman" w:cs="Times New Roman"/>
          <w:lang w:val="en-US"/>
        </w:rPr>
        <w:t>“</w:t>
      </w:r>
      <w:r w:rsidRPr="008F6628">
        <w:rPr>
          <w:rFonts w:ascii="Times New Roman" w:hAnsi="Times New Roman" w:cs="Times New Roman"/>
          <w:lang w:val="en-US"/>
        </w:rPr>
        <w:t>Bahouddin Naqshband yoki yet</w:t>
      </w:r>
      <w:r>
        <w:rPr>
          <w:rFonts w:ascii="Times New Roman" w:hAnsi="Times New Roman" w:cs="Times New Roman"/>
          <w:lang w:val="en-US"/>
        </w:rPr>
        <w:t>t</w:t>
      </w:r>
      <w:r w:rsidRPr="008F6628">
        <w:rPr>
          <w:rFonts w:ascii="Times New Roman" w:hAnsi="Times New Roman" w:cs="Times New Roman"/>
          <w:lang w:val="en-US"/>
        </w:rPr>
        <w:t>i pir</w:t>
      </w:r>
      <w:r>
        <w:rPr>
          <w:rFonts w:ascii="Times New Roman" w:hAnsi="Times New Roman" w:cs="Times New Roman"/>
          <w:lang w:val="en-US"/>
        </w:rPr>
        <w:t>” T:.</w:t>
      </w:r>
      <w:r w:rsidRPr="008F6628">
        <w:rPr>
          <w:rFonts w:ascii="Times New Roman" w:hAnsi="Times New Roman" w:cs="Times New Roman"/>
          <w:lang w:val="en-US"/>
        </w:rPr>
        <w:t xml:space="preserve"> Yangi asr avlodi-2003</w:t>
      </w:r>
      <w:r>
        <w:rPr>
          <w:rFonts w:ascii="Times New Roman" w:hAnsi="Times New Roman" w:cs="Times New Roman"/>
          <w:lang w:val="en-US"/>
        </w:rPr>
        <w:t>-y 8-16-b</w:t>
      </w:r>
    </w:p>
  </w:footnote>
  <w:footnote w:id="13">
    <w:p w:rsidR="0029665D" w:rsidRPr="00FD168D" w:rsidRDefault="0029665D" w:rsidP="004654A5">
      <w:pPr>
        <w:pStyle w:val="a4"/>
        <w:rPr>
          <w:lang w:val="en-US"/>
        </w:rPr>
      </w:pPr>
      <w:r>
        <w:rPr>
          <w:rStyle w:val="a6"/>
        </w:rPr>
        <w:footnoteRef/>
      </w:r>
      <w:r w:rsidRPr="004654A5">
        <w:rPr>
          <w:lang w:val="en-US"/>
        </w:rPr>
        <w:t xml:space="preserve"> </w:t>
      </w:r>
      <w:r w:rsidRPr="00FD168D">
        <w:rPr>
          <w:rFonts w:ascii="Times New Roman" w:hAnsi="Times New Roman" w:cs="Times New Roman"/>
          <w:lang w:val="en-US"/>
        </w:rPr>
        <w:t>“Ichki va ziyorat turizmini rivojlantirish b</w:t>
      </w:r>
      <w:r>
        <w:rPr>
          <w:rFonts w:ascii="Times New Roman" w:hAnsi="Times New Roman" w:cs="Times New Roman"/>
          <w:lang w:val="en-US"/>
        </w:rPr>
        <w:t>o‘</w:t>
      </w:r>
      <w:r w:rsidRPr="00FD168D">
        <w:rPr>
          <w:rFonts w:ascii="Times New Roman" w:hAnsi="Times New Roman" w:cs="Times New Roman"/>
          <w:lang w:val="en-US"/>
        </w:rPr>
        <w:t>yicha chora-tadbirlar t</w:t>
      </w:r>
      <w:r>
        <w:rPr>
          <w:rFonts w:ascii="Times New Roman" w:hAnsi="Times New Roman" w:cs="Times New Roman"/>
          <w:lang w:val="en-US"/>
        </w:rPr>
        <w:t>o‘g‘</w:t>
      </w:r>
      <w:r w:rsidRPr="00FD168D">
        <w:rPr>
          <w:rFonts w:ascii="Times New Roman" w:hAnsi="Times New Roman" w:cs="Times New Roman"/>
          <w:lang w:val="en-US"/>
        </w:rPr>
        <w:t xml:space="preserve">risida” </w:t>
      </w:r>
      <w:r>
        <w:rPr>
          <w:rFonts w:ascii="Times New Roman" w:hAnsi="Times New Roman" w:cs="Times New Roman"/>
          <w:lang w:val="en-US"/>
        </w:rPr>
        <w:t>O‘</w:t>
      </w:r>
      <w:r w:rsidRPr="00FD168D">
        <w:rPr>
          <w:rFonts w:ascii="Times New Roman" w:hAnsi="Times New Roman" w:cs="Times New Roman"/>
          <w:lang w:val="en-US"/>
        </w:rPr>
        <w:t>zbekiston Respublikasi Vazirlar Mahkamasining qarori, 24.02.2021-yildagi 100-son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06D22"/>
    <w:multiLevelType w:val="hybridMultilevel"/>
    <w:tmpl w:val="F9D60D92"/>
    <w:lvl w:ilvl="0" w:tplc="4D7288D4">
      <w:start w:val="1997"/>
      <w:numFmt w:val="bullet"/>
      <w:lvlText w:val="-"/>
      <w:lvlJc w:val="left"/>
      <w:pPr>
        <w:ind w:left="153" w:hanging="360"/>
      </w:pPr>
      <w:rPr>
        <w:rFonts w:ascii="Times New Roman" w:eastAsia="Times New Roman" w:hAnsi="Times New Roman" w:cs="Times New Roman" w:hint="default"/>
      </w:rPr>
    </w:lvl>
    <w:lvl w:ilvl="1" w:tplc="04190003">
      <w:start w:val="1"/>
      <w:numFmt w:val="bullet"/>
      <w:lvlText w:val="o"/>
      <w:lvlJc w:val="left"/>
      <w:pPr>
        <w:ind w:left="873" w:hanging="360"/>
      </w:pPr>
      <w:rPr>
        <w:rFonts w:ascii="Courier New" w:hAnsi="Courier New" w:cs="Courier New" w:hint="default"/>
      </w:rPr>
    </w:lvl>
    <w:lvl w:ilvl="2" w:tplc="04190005">
      <w:start w:val="1"/>
      <w:numFmt w:val="bullet"/>
      <w:lvlText w:val=""/>
      <w:lvlJc w:val="left"/>
      <w:pPr>
        <w:ind w:left="1593" w:hanging="360"/>
      </w:pPr>
      <w:rPr>
        <w:rFonts w:ascii="Wingdings" w:hAnsi="Wingdings" w:hint="default"/>
      </w:rPr>
    </w:lvl>
    <w:lvl w:ilvl="3" w:tplc="04190001">
      <w:start w:val="1"/>
      <w:numFmt w:val="bullet"/>
      <w:lvlText w:val=""/>
      <w:lvlJc w:val="left"/>
      <w:pPr>
        <w:ind w:left="2313" w:hanging="360"/>
      </w:pPr>
      <w:rPr>
        <w:rFonts w:ascii="Symbol" w:hAnsi="Symbol" w:hint="default"/>
      </w:rPr>
    </w:lvl>
    <w:lvl w:ilvl="4" w:tplc="04190003">
      <w:start w:val="1"/>
      <w:numFmt w:val="bullet"/>
      <w:lvlText w:val="o"/>
      <w:lvlJc w:val="left"/>
      <w:pPr>
        <w:ind w:left="3033" w:hanging="360"/>
      </w:pPr>
      <w:rPr>
        <w:rFonts w:ascii="Courier New" w:hAnsi="Courier New" w:cs="Courier New" w:hint="default"/>
      </w:rPr>
    </w:lvl>
    <w:lvl w:ilvl="5" w:tplc="04190005">
      <w:start w:val="1"/>
      <w:numFmt w:val="bullet"/>
      <w:lvlText w:val=""/>
      <w:lvlJc w:val="left"/>
      <w:pPr>
        <w:ind w:left="3753" w:hanging="360"/>
      </w:pPr>
      <w:rPr>
        <w:rFonts w:ascii="Wingdings" w:hAnsi="Wingdings" w:hint="default"/>
      </w:rPr>
    </w:lvl>
    <w:lvl w:ilvl="6" w:tplc="04190001">
      <w:start w:val="1"/>
      <w:numFmt w:val="bullet"/>
      <w:lvlText w:val=""/>
      <w:lvlJc w:val="left"/>
      <w:pPr>
        <w:ind w:left="4473" w:hanging="360"/>
      </w:pPr>
      <w:rPr>
        <w:rFonts w:ascii="Symbol" w:hAnsi="Symbol" w:hint="default"/>
      </w:rPr>
    </w:lvl>
    <w:lvl w:ilvl="7" w:tplc="04190003">
      <w:start w:val="1"/>
      <w:numFmt w:val="bullet"/>
      <w:lvlText w:val="o"/>
      <w:lvlJc w:val="left"/>
      <w:pPr>
        <w:ind w:left="5193" w:hanging="360"/>
      </w:pPr>
      <w:rPr>
        <w:rFonts w:ascii="Courier New" w:hAnsi="Courier New" w:cs="Courier New" w:hint="default"/>
      </w:rPr>
    </w:lvl>
    <w:lvl w:ilvl="8" w:tplc="04190005">
      <w:start w:val="1"/>
      <w:numFmt w:val="bullet"/>
      <w:lvlText w:val=""/>
      <w:lvlJc w:val="left"/>
      <w:pPr>
        <w:ind w:left="5913" w:hanging="360"/>
      </w:pPr>
      <w:rPr>
        <w:rFonts w:ascii="Wingdings" w:hAnsi="Wingdings" w:hint="default"/>
      </w:rPr>
    </w:lvl>
  </w:abstractNum>
  <w:abstractNum w:abstractNumId="1" w15:restartNumberingAfterBreak="0">
    <w:nsid w:val="2DF965E4"/>
    <w:multiLevelType w:val="hybridMultilevel"/>
    <w:tmpl w:val="5ECE5E84"/>
    <w:lvl w:ilvl="0" w:tplc="04090001">
      <w:start w:val="1"/>
      <w:numFmt w:val="bullet"/>
      <w:lvlText w:val=""/>
      <w:lvlJc w:val="left"/>
      <w:pPr>
        <w:ind w:left="153" w:hanging="360"/>
      </w:pPr>
      <w:rPr>
        <w:rFonts w:ascii="Symbol" w:hAnsi="Symbol" w:hint="default"/>
      </w:rPr>
    </w:lvl>
    <w:lvl w:ilvl="1" w:tplc="04190003">
      <w:start w:val="1"/>
      <w:numFmt w:val="bullet"/>
      <w:lvlText w:val="o"/>
      <w:lvlJc w:val="left"/>
      <w:pPr>
        <w:ind w:left="873" w:hanging="360"/>
      </w:pPr>
      <w:rPr>
        <w:rFonts w:ascii="Courier New" w:hAnsi="Courier New" w:cs="Courier New" w:hint="default"/>
      </w:rPr>
    </w:lvl>
    <w:lvl w:ilvl="2" w:tplc="04190005">
      <w:start w:val="1"/>
      <w:numFmt w:val="bullet"/>
      <w:lvlText w:val=""/>
      <w:lvlJc w:val="left"/>
      <w:pPr>
        <w:ind w:left="1593" w:hanging="360"/>
      </w:pPr>
      <w:rPr>
        <w:rFonts w:ascii="Wingdings" w:hAnsi="Wingdings" w:hint="default"/>
      </w:rPr>
    </w:lvl>
    <w:lvl w:ilvl="3" w:tplc="04190001">
      <w:start w:val="1"/>
      <w:numFmt w:val="bullet"/>
      <w:lvlText w:val=""/>
      <w:lvlJc w:val="left"/>
      <w:pPr>
        <w:ind w:left="2313" w:hanging="360"/>
      </w:pPr>
      <w:rPr>
        <w:rFonts w:ascii="Symbol" w:hAnsi="Symbol" w:hint="default"/>
      </w:rPr>
    </w:lvl>
    <w:lvl w:ilvl="4" w:tplc="04190003">
      <w:start w:val="1"/>
      <w:numFmt w:val="bullet"/>
      <w:lvlText w:val="o"/>
      <w:lvlJc w:val="left"/>
      <w:pPr>
        <w:ind w:left="3033" w:hanging="360"/>
      </w:pPr>
      <w:rPr>
        <w:rFonts w:ascii="Courier New" w:hAnsi="Courier New" w:cs="Courier New" w:hint="default"/>
      </w:rPr>
    </w:lvl>
    <w:lvl w:ilvl="5" w:tplc="04190005">
      <w:start w:val="1"/>
      <w:numFmt w:val="bullet"/>
      <w:lvlText w:val=""/>
      <w:lvlJc w:val="left"/>
      <w:pPr>
        <w:ind w:left="3753" w:hanging="360"/>
      </w:pPr>
      <w:rPr>
        <w:rFonts w:ascii="Wingdings" w:hAnsi="Wingdings" w:hint="default"/>
      </w:rPr>
    </w:lvl>
    <w:lvl w:ilvl="6" w:tplc="04190001">
      <w:start w:val="1"/>
      <w:numFmt w:val="bullet"/>
      <w:lvlText w:val=""/>
      <w:lvlJc w:val="left"/>
      <w:pPr>
        <w:ind w:left="4473" w:hanging="360"/>
      </w:pPr>
      <w:rPr>
        <w:rFonts w:ascii="Symbol" w:hAnsi="Symbol" w:hint="default"/>
      </w:rPr>
    </w:lvl>
    <w:lvl w:ilvl="7" w:tplc="04190003">
      <w:start w:val="1"/>
      <w:numFmt w:val="bullet"/>
      <w:lvlText w:val="o"/>
      <w:lvlJc w:val="left"/>
      <w:pPr>
        <w:ind w:left="5193" w:hanging="360"/>
      </w:pPr>
      <w:rPr>
        <w:rFonts w:ascii="Courier New" w:hAnsi="Courier New" w:cs="Courier New" w:hint="default"/>
      </w:rPr>
    </w:lvl>
    <w:lvl w:ilvl="8" w:tplc="04190005">
      <w:start w:val="1"/>
      <w:numFmt w:val="bullet"/>
      <w:lvlText w:val=""/>
      <w:lvlJc w:val="left"/>
      <w:pPr>
        <w:ind w:left="5913" w:hanging="360"/>
      </w:pPr>
      <w:rPr>
        <w:rFonts w:ascii="Wingdings" w:hAnsi="Wingdings" w:hint="default"/>
      </w:rPr>
    </w:lvl>
  </w:abstractNum>
  <w:abstractNum w:abstractNumId="2" w15:restartNumberingAfterBreak="0">
    <w:nsid w:val="314C6380"/>
    <w:multiLevelType w:val="multilevel"/>
    <w:tmpl w:val="0238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A4C5F"/>
    <w:multiLevelType w:val="hybridMultilevel"/>
    <w:tmpl w:val="24448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8247D47"/>
    <w:multiLevelType w:val="hybridMultilevel"/>
    <w:tmpl w:val="C854B2A2"/>
    <w:lvl w:ilvl="0" w:tplc="4D7288D4">
      <w:start w:val="199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DE32F2"/>
    <w:multiLevelType w:val="multilevel"/>
    <w:tmpl w:val="7668F6D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4EE678D"/>
    <w:multiLevelType w:val="multilevel"/>
    <w:tmpl w:val="9F46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651BE"/>
    <w:multiLevelType w:val="multilevel"/>
    <w:tmpl w:val="7C4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80180"/>
    <w:multiLevelType w:val="multilevel"/>
    <w:tmpl w:val="52F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F57FE"/>
    <w:multiLevelType w:val="multilevel"/>
    <w:tmpl w:val="F3E42808"/>
    <w:lvl w:ilvl="0">
      <w:start w:val="1"/>
      <w:numFmt w:val="lowerLetter"/>
      <w:lvlText w:val="%1)"/>
      <w:lvlJc w:val="left"/>
      <w:pPr>
        <w:ind w:left="720" w:hanging="360"/>
      </w:pPr>
      <w:rPr>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644447CC"/>
    <w:multiLevelType w:val="multilevel"/>
    <w:tmpl w:val="443AC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2359D2"/>
    <w:multiLevelType w:val="hybridMultilevel"/>
    <w:tmpl w:val="95C675BC"/>
    <w:lvl w:ilvl="0" w:tplc="4D7288D4">
      <w:start w:val="1997"/>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11"/>
  </w:num>
  <w:num w:numId="5">
    <w:abstractNumId w:val="9"/>
  </w:num>
  <w:num w:numId="6">
    <w:abstractNumId w:val="1"/>
  </w:num>
  <w:num w:numId="7">
    <w:abstractNumId w:val="6"/>
  </w:num>
  <w:num w:numId="8">
    <w:abstractNumId w:val="8"/>
  </w:num>
  <w:num w:numId="9">
    <w:abstractNumId w:val="2"/>
  </w:num>
  <w:num w:numId="10">
    <w:abstractNumId w:val="7"/>
  </w:num>
  <w:num w:numId="11">
    <w:abstractNumId w:val="4"/>
  </w:num>
  <w:num w:numId="12">
    <w:abstractNumId w:val="0"/>
  </w:num>
  <w:num w:numId="1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ilshod">
    <w15:presenceInfo w15:providerId="None" w15:userId="Dilsho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386"/>
    <w:rsid w:val="000469F4"/>
    <w:rsid w:val="000579BA"/>
    <w:rsid w:val="000617AA"/>
    <w:rsid w:val="000622BD"/>
    <w:rsid w:val="0007509C"/>
    <w:rsid w:val="000819A0"/>
    <w:rsid w:val="00095558"/>
    <w:rsid w:val="000959F2"/>
    <w:rsid w:val="000B6A5D"/>
    <w:rsid w:val="000C4785"/>
    <w:rsid w:val="000D6312"/>
    <w:rsid w:val="000E2386"/>
    <w:rsid w:val="00100092"/>
    <w:rsid w:val="00143070"/>
    <w:rsid w:val="00166C0A"/>
    <w:rsid w:val="00167AD3"/>
    <w:rsid w:val="00174811"/>
    <w:rsid w:val="00184075"/>
    <w:rsid w:val="0019576F"/>
    <w:rsid w:val="001B118C"/>
    <w:rsid w:val="001B56E5"/>
    <w:rsid w:val="001E4C1E"/>
    <w:rsid w:val="00207058"/>
    <w:rsid w:val="0021768F"/>
    <w:rsid w:val="00217F24"/>
    <w:rsid w:val="00244BCF"/>
    <w:rsid w:val="0027248D"/>
    <w:rsid w:val="002836A5"/>
    <w:rsid w:val="0029665D"/>
    <w:rsid w:val="002B1070"/>
    <w:rsid w:val="002B7F4A"/>
    <w:rsid w:val="002C73A7"/>
    <w:rsid w:val="00327B45"/>
    <w:rsid w:val="0033537B"/>
    <w:rsid w:val="00397411"/>
    <w:rsid w:val="003D2FFA"/>
    <w:rsid w:val="003E24A1"/>
    <w:rsid w:val="003E50EF"/>
    <w:rsid w:val="003F5E73"/>
    <w:rsid w:val="00406393"/>
    <w:rsid w:val="004251F2"/>
    <w:rsid w:val="00442261"/>
    <w:rsid w:val="00447246"/>
    <w:rsid w:val="004476F1"/>
    <w:rsid w:val="0045500B"/>
    <w:rsid w:val="004654A5"/>
    <w:rsid w:val="004B73D9"/>
    <w:rsid w:val="004C2F51"/>
    <w:rsid w:val="004C673C"/>
    <w:rsid w:val="004C6D70"/>
    <w:rsid w:val="004F43EC"/>
    <w:rsid w:val="004F7FCC"/>
    <w:rsid w:val="005078AB"/>
    <w:rsid w:val="005261EC"/>
    <w:rsid w:val="0054382D"/>
    <w:rsid w:val="00547140"/>
    <w:rsid w:val="005707F5"/>
    <w:rsid w:val="005A0939"/>
    <w:rsid w:val="005A48FC"/>
    <w:rsid w:val="005D0F98"/>
    <w:rsid w:val="005D6B29"/>
    <w:rsid w:val="006005EF"/>
    <w:rsid w:val="00614D57"/>
    <w:rsid w:val="0062305B"/>
    <w:rsid w:val="00623798"/>
    <w:rsid w:val="00647031"/>
    <w:rsid w:val="0067381D"/>
    <w:rsid w:val="00674513"/>
    <w:rsid w:val="00693FD5"/>
    <w:rsid w:val="006A4E80"/>
    <w:rsid w:val="006A5EC8"/>
    <w:rsid w:val="006B3C0C"/>
    <w:rsid w:val="006B3E2A"/>
    <w:rsid w:val="006B4966"/>
    <w:rsid w:val="006D26F3"/>
    <w:rsid w:val="006D3639"/>
    <w:rsid w:val="006D4B29"/>
    <w:rsid w:val="006E76E2"/>
    <w:rsid w:val="00711A4A"/>
    <w:rsid w:val="007256C2"/>
    <w:rsid w:val="00746EB8"/>
    <w:rsid w:val="007607CD"/>
    <w:rsid w:val="007620FC"/>
    <w:rsid w:val="0077041D"/>
    <w:rsid w:val="0078333F"/>
    <w:rsid w:val="00794C67"/>
    <w:rsid w:val="007C22C7"/>
    <w:rsid w:val="007C3E8F"/>
    <w:rsid w:val="007E2173"/>
    <w:rsid w:val="007E4DD5"/>
    <w:rsid w:val="0082118D"/>
    <w:rsid w:val="0083163F"/>
    <w:rsid w:val="0083262B"/>
    <w:rsid w:val="00833269"/>
    <w:rsid w:val="0083649E"/>
    <w:rsid w:val="0086716F"/>
    <w:rsid w:val="00870134"/>
    <w:rsid w:val="00870DE6"/>
    <w:rsid w:val="00880B6D"/>
    <w:rsid w:val="00887778"/>
    <w:rsid w:val="00891232"/>
    <w:rsid w:val="00893E6A"/>
    <w:rsid w:val="0089765F"/>
    <w:rsid w:val="008B1260"/>
    <w:rsid w:val="008B74C8"/>
    <w:rsid w:val="008C494B"/>
    <w:rsid w:val="008E051D"/>
    <w:rsid w:val="008E555C"/>
    <w:rsid w:val="008E6652"/>
    <w:rsid w:val="008F6628"/>
    <w:rsid w:val="008F76EE"/>
    <w:rsid w:val="0091490C"/>
    <w:rsid w:val="00931E99"/>
    <w:rsid w:val="0095297E"/>
    <w:rsid w:val="00953978"/>
    <w:rsid w:val="00971CC4"/>
    <w:rsid w:val="00974C70"/>
    <w:rsid w:val="00975B35"/>
    <w:rsid w:val="00984B47"/>
    <w:rsid w:val="0099157C"/>
    <w:rsid w:val="00991D40"/>
    <w:rsid w:val="009961D8"/>
    <w:rsid w:val="009A389F"/>
    <w:rsid w:val="00A354D4"/>
    <w:rsid w:val="00A47CA6"/>
    <w:rsid w:val="00A538E9"/>
    <w:rsid w:val="00A564EB"/>
    <w:rsid w:val="00A63A1D"/>
    <w:rsid w:val="00A63FEC"/>
    <w:rsid w:val="00A80AA2"/>
    <w:rsid w:val="00AB5A62"/>
    <w:rsid w:val="00AC5A92"/>
    <w:rsid w:val="00AD03AA"/>
    <w:rsid w:val="00AF58B2"/>
    <w:rsid w:val="00B01E34"/>
    <w:rsid w:val="00B032ED"/>
    <w:rsid w:val="00B22CBF"/>
    <w:rsid w:val="00B25D74"/>
    <w:rsid w:val="00B60612"/>
    <w:rsid w:val="00B6480B"/>
    <w:rsid w:val="00B86A04"/>
    <w:rsid w:val="00BE4399"/>
    <w:rsid w:val="00BF43B6"/>
    <w:rsid w:val="00C03100"/>
    <w:rsid w:val="00C052AE"/>
    <w:rsid w:val="00C239E9"/>
    <w:rsid w:val="00C30516"/>
    <w:rsid w:val="00C56BF9"/>
    <w:rsid w:val="00C94917"/>
    <w:rsid w:val="00CA653A"/>
    <w:rsid w:val="00CC3CF3"/>
    <w:rsid w:val="00CD78B6"/>
    <w:rsid w:val="00CE487D"/>
    <w:rsid w:val="00CF005C"/>
    <w:rsid w:val="00D02FE1"/>
    <w:rsid w:val="00D0535E"/>
    <w:rsid w:val="00D0724F"/>
    <w:rsid w:val="00D25A49"/>
    <w:rsid w:val="00D3161C"/>
    <w:rsid w:val="00D768AE"/>
    <w:rsid w:val="00D80FC7"/>
    <w:rsid w:val="00D828C7"/>
    <w:rsid w:val="00D9024E"/>
    <w:rsid w:val="00D914D4"/>
    <w:rsid w:val="00D960AC"/>
    <w:rsid w:val="00DB6BAE"/>
    <w:rsid w:val="00DE10AC"/>
    <w:rsid w:val="00DF49FF"/>
    <w:rsid w:val="00E00DFF"/>
    <w:rsid w:val="00E10ED8"/>
    <w:rsid w:val="00E61D7C"/>
    <w:rsid w:val="00E77A06"/>
    <w:rsid w:val="00EA2E34"/>
    <w:rsid w:val="00EB1C4A"/>
    <w:rsid w:val="00EB3452"/>
    <w:rsid w:val="00EB3A9D"/>
    <w:rsid w:val="00EB3D74"/>
    <w:rsid w:val="00EB3EEA"/>
    <w:rsid w:val="00EC1288"/>
    <w:rsid w:val="00EC7BD3"/>
    <w:rsid w:val="00EC7F55"/>
    <w:rsid w:val="00F05EB1"/>
    <w:rsid w:val="00F135BC"/>
    <w:rsid w:val="00F45937"/>
    <w:rsid w:val="00F67424"/>
    <w:rsid w:val="00F83916"/>
    <w:rsid w:val="00F85DA9"/>
    <w:rsid w:val="00FA7CE0"/>
    <w:rsid w:val="00FD05E5"/>
    <w:rsid w:val="00FD4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12AA7"/>
  <w15:chartTrackingRefBased/>
  <w15:docId w15:val="{25013F86-518A-4739-9EA0-D7432178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iCs/>
        <w:color w:val="000000" w:themeColor="text1"/>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2386"/>
    <w:rPr>
      <w:rFonts w:asciiTheme="minorHAnsi" w:hAnsiTheme="minorHAnsi" w:cstheme="minorBidi"/>
      <w:iCs w:val="0"/>
      <w:color w:val="auto"/>
      <w:sz w:val="22"/>
      <w:szCs w:val="22"/>
      <w:lang w:val="ru-RU"/>
    </w:rPr>
  </w:style>
  <w:style w:type="paragraph" w:styleId="3">
    <w:name w:val="heading 3"/>
    <w:basedOn w:val="a"/>
    <w:link w:val="30"/>
    <w:uiPriority w:val="9"/>
    <w:qFormat/>
    <w:rsid w:val="003D2FFA"/>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3D2FFA"/>
    <w:pPr>
      <w:spacing w:before="100" w:beforeAutospacing="1" w:after="100" w:afterAutospacing="1" w:line="240" w:lineRule="auto"/>
      <w:jc w:val="left"/>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2386"/>
    <w:pPr>
      <w:ind w:left="720"/>
      <w:contextualSpacing/>
    </w:pPr>
  </w:style>
  <w:style w:type="paragraph" w:customStyle="1" w:styleId="1">
    <w:name w:val="Текст сноски1"/>
    <w:basedOn w:val="a"/>
    <w:next w:val="a4"/>
    <w:link w:val="a5"/>
    <w:uiPriority w:val="99"/>
    <w:semiHidden/>
    <w:unhideWhenUsed/>
    <w:rsid w:val="001B56E5"/>
    <w:pPr>
      <w:spacing w:line="240" w:lineRule="auto"/>
    </w:pPr>
    <w:rPr>
      <w:rFonts w:ascii="Times New Roman" w:hAnsi="Times New Roman" w:cs="Times New Roman"/>
      <w:iCs/>
      <w:color w:val="000000" w:themeColor="text1"/>
      <w:sz w:val="20"/>
      <w:szCs w:val="20"/>
      <w:lang w:val="en-US"/>
    </w:rPr>
  </w:style>
  <w:style w:type="character" w:customStyle="1" w:styleId="a5">
    <w:name w:val="Текст сноски Знак"/>
    <w:basedOn w:val="a0"/>
    <w:link w:val="1"/>
    <w:uiPriority w:val="99"/>
    <w:semiHidden/>
    <w:rsid w:val="001B56E5"/>
    <w:rPr>
      <w:sz w:val="20"/>
      <w:szCs w:val="20"/>
    </w:rPr>
  </w:style>
  <w:style w:type="character" w:styleId="a6">
    <w:name w:val="footnote reference"/>
    <w:basedOn w:val="a0"/>
    <w:uiPriority w:val="99"/>
    <w:semiHidden/>
    <w:unhideWhenUsed/>
    <w:rsid w:val="001B56E5"/>
    <w:rPr>
      <w:vertAlign w:val="superscript"/>
    </w:rPr>
  </w:style>
  <w:style w:type="paragraph" w:styleId="a4">
    <w:name w:val="footnote text"/>
    <w:basedOn w:val="a"/>
    <w:link w:val="10"/>
    <w:uiPriority w:val="99"/>
    <w:semiHidden/>
    <w:unhideWhenUsed/>
    <w:rsid w:val="001B56E5"/>
    <w:pPr>
      <w:spacing w:line="240" w:lineRule="auto"/>
    </w:pPr>
    <w:rPr>
      <w:sz w:val="20"/>
      <w:szCs w:val="20"/>
    </w:rPr>
  </w:style>
  <w:style w:type="character" w:customStyle="1" w:styleId="10">
    <w:name w:val="Текст сноски Знак1"/>
    <w:basedOn w:val="a0"/>
    <w:link w:val="a4"/>
    <w:uiPriority w:val="99"/>
    <w:semiHidden/>
    <w:rsid w:val="001B56E5"/>
    <w:rPr>
      <w:rFonts w:asciiTheme="minorHAnsi" w:hAnsiTheme="minorHAnsi" w:cstheme="minorBidi"/>
      <w:iCs w:val="0"/>
      <w:color w:val="auto"/>
      <w:sz w:val="20"/>
      <w:szCs w:val="20"/>
      <w:lang w:val="ru-RU"/>
    </w:rPr>
  </w:style>
  <w:style w:type="table" w:customStyle="1" w:styleId="11">
    <w:name w:val="Сетка таблицы1"/>
    <w:basedOn w:val="a1"/>
    <w:next w:val="a7"/>
    <w:uiPriority w:val="39"/>
    <w:rsid w:val="0078333F"/>
    <w:pPr>
      <w:spacing w:line="240" w:lineRule="auto"/>
    </w:pPr>
    <w:rPr>
      <w:rFonts w:ascii="Calibri" w:hAnsi="Calibri"/>
      <w:iCs w:val="0"/>
      <w:color w:val="auto"/>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39"/>
    <w:rsid w:val="007833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EC7BD3"/>
    <w:pPr>
      <w:spacing w:line="240" w:lineRule="auto"/>
    </w:pPr>
    <w:rPr>
      <w:rFonts w:asciiTheme="minorHAnsi" w:hAnsiTheme="minorHAnsi" w:cstheme="minorBidi"/>
      <w:iCs w:val="0"/>
      <w:color w:val="auto"/>
      <w:sz w:val="22"/>
      <w:szCs w:val="22"/>
      <w:lang w:val="ru-RU"/>
    </w:rPr>
  </w:style>
  <w:style w:type="character" w:customStyle="1" w:styleId="30">
    <w:name w:val="Заголовок 3 Знак"/>
    <w:basedOn w:val="a0"/>
    <w:link w:val="3"/>
    <w:uiPriority w:val="9"/>
    <w:rsid w:val="003D2FFA"/>
    <w:rPr>
      <w:rFonts w:eastAsia="Times New Roman"/>
      <w:b/>
      <w:bCs/>
      <w:iCs w:val="0"/>
      <w:color w:val="auto"/>
      <w:sz w:val="27"/>
      <w:szCs w:val="27"/>
      <w:lang w:val="ru-RU" w:eastAsia="ru-RU"/>
    </w:rPr>
  </w:style>
  <w:style w:type="character" w:customStyle="1" w:styleId="40">
    <w:name w:val="Заголовок 4 Знак"/>
    <w:basedOn w:val="a0"/>
    <w:link w:val="4"/>
    <w:uiPriority w:val="9"/>
    <w:rsid w:val="003D2FFA"/>
    <w:rPr>
      <w:rFonts w:eastAsia="Times New Roman"/>
      <w:b/>
      <w:bCs/>
      <w:iCs w:val="0"/>
      <w:color w:val="auto"/>
      <w:sz w:val="24"/>
      <w:szCs w:val="24"/>
      <w:lang w:val="ru-RU" w:eastAsia="ru-RU"/>
    </w:rPr>
  </w:style>
  <w:style w:type="paragraph" w:styleId="a9">
    <w:name w:val="Normal (Web)"/>
    <w:basedOn w:val="a"/>
    <w:uiPriority w:val="99"/>
    <w:semiHidden/>
    <w:unhideWhenUsed/>
    <w:rsid w:val="003D2FFA"/>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character" w:styleId="aa">
    <w:name w:val="Strong"/>
    <w:basedOn w:val="a0"/>
    <w:uiPriority w:val="22"/>
    <w:qFormat/>
    <w:rsid w:val="003D2FFA"/>
    <w:rPr>
      <w:b/>
      <w:bCs/>
    </w:rPr>
  </w:style>
  <w:style w:type="character" w:customStyle="1" w:styleId="whitespace-normal">
    <w:name w:val="whitespace-normal"/>
    <w:basedOn w:val="a0"/>
    <w:rsid w:val="003D2FFA"/>
  </w:style>
  <w:style w:type="paragraph" w:styleId="ab">
    <w:name w:val="Balloon Text"/>
    <w:basedOn w:val="a"/>
    <w:link w:val="ac"/>
    <w:uiPriority w:val="99"/>
    <w:semiHidden/>
    <w:unhideWhenUsed/>
    <w:rsid w:val="0089765F"/>
    <w:pPr>
      <w:spacing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89765F"/>
    <w:rPr>
      <w:rFonts w:ascii="Segoe UI" w:hAnsi="Segoe UI" w:cs="Segoe UI"/>
      <w:iCs w:val="0"/>
      <w:color w:val="auto"/>
      <w:sz w:val="18"/>
      <w:szCs w:val="18"/>
      <w:lang w:val="ru-RU"/>
    </w:rPr>
  </w:style>
  <w:style w:type="paragraph" w:styleId="ad">
    <w:name w:val="header"/>
    <w:basedOn w:val="a"/>
    <w:link w:val="ae"/>
    <w:uiPriority w:val="99"/>
    <w:unhideWhenUsed/>
    <w:rsid w:val="003E24A1"/>
    <w:pPr>
      <w:tabs>
        <w:tab w:val="center" w:pos="4680"/>
        <w:tab w:val="right" w:pos="9360"/>
      </w:tabs>
      <w:spacing w:line="240" w:lineRule="auto"/>
    </w:pPr>
  </w:style>
  <w:style w:type="character" w:customStyle="1" w:styleId="ae">
    <w:name w:val="Верхний колонтитул Знак"/>
    <w:basedOn w:val="a0"/>
    <w:link w:val="ad"/>
    <w:uiPriority w:val="99"/>
    <w:rsid w:val="003E24A1"/>
    <w:rPr>
      <w:rFonts w:asciiTheme="minorHAnsi" w:hAnsiTheme="minorHAnsi" w:cstheme="minorBidi"/>
      <w:iCs w:val="0"/>
      <w:color w:val="auto"/>
      <w:sz w:val="22"/>
      <w:szCs w:val="22"/>
      <w:lang w:val="ru-RU"/>
    </w:rPr>
  </w:style>
  <w:style w:type="paragraph" w:styleId="af">
    <w:name w:val="footer"/>
    <w:basedOn w:val="a"/>
    <w:link w:val="af0"/>
    <w:uiPriority w:val="99"/>
    <w:unhideWhenUsed/>
    <w:rsid w:val="003E24A1"/>
    <w:pPr>
      <w:tabs>
        <w:tab w:val="center" w:pos="4680"/>
        <w:tab w:val="right" w:pos="9360"/>
      </w:tabs>
      <w:spacing w:line="240" w:lineRule="auto"/>
    </w:pPr>
  </w:style>
  <w:style w:type="character" w:customStyle="1" w:styleId="af0">
    <w:name w:val="Нижний колонтитул Знак"/>
    <w:basedOn w:val="a0"/>
    <w:link w:val="af"/>
    <w:uiPriority w:val="99"/>
    <w:rsid w:val="003E24A1"/>
    <w:rPr>
      <w:rFonts w:asciiTheme="minorHAnsi" w:hAnsiTheme="minorHAnsi" w:cstheme="minorBidi"/>
      <w:iCs w:val="0"/>
      <w:color w:val="auto"/>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72444">
      <w:bodyDiv w:val="1"/>
      <w:marLeft w:val="0"/>
      <w:marRight w:val="0"/>
      <w:marTop w:val="0"/>
      <w:marBottom w:val="0"/>
      <w:divBdr>
        <w:top w:val="none" w:sz="0" w:space="0" w:color="auto"/>
        <w:left w:val="none" w:sz="0" w:space="0" w:color="auto"/>
        <w:bottom w:val="none" w:sz="0" w:space="0" w:color="auto"/>
        <w:right w:val="none" w:sz="0" w:space="0" w:color="auto"/>
      </w:divBdr>
    </w:div>
    <w:div w:id="60951133">
      <w:bodyDiv w:val="1"/>
      <w:marLeft w:val="0"/>
      <w:marRight w:val="0"/>
      <w:marTop w:val="0"/>
      <w:marBottom w:val="0"/>
      <w:divBdr>
        <w:top w:val="none" w:sz="0" w:space="0" w:color="auto"/>
        <w:left w:val="none" w:sz="0" w:space="0" w:color="auto"/>
        <w:bottom w:val="none" w:sz="0" w:space="0" w:color="auto"/>
        <w:right w:val="none" w:sz="0" w:space="0" w:color="auto"/>
      </w:divBdr>
    </w:div>
    <w:div w:id="220605097">
      <w:bodyDiv w:val="1"/>
      <w:marLeft w:val="0"/>
      <w:marRight w:val="0"/>
      <w:marTop w:val="0"/>
      <w:marBottom w:val="0"/>
      <w:divBdr>
        <w:top w:val="none" w:sz="0" w:space="0" w:color="auto"/>
        <w:left w:val="none" w:sz="0" w:space="0" w:color="auto"/>
        <w:bottom w:val="none" w:sz="0" w:space="0" w:color="auto"/>
        <w:right w:val="none" w:sz="0" w:space="0" w:color="auto"/>
      </w:divBdr>
    </w:div>
    <w:div w:id="676343897">
      <w:bodyDiv w:val="1"/>
      <w:marLeft w:val="0"/>
      <w:marRight w:val="0"/>
      <w:marTop w:val="0"/>
      <w:marBottom w:val="0"/>
      <w:divBdr>
        <w:top w:val="none" w:sz="0" w:space="0" w:color="auto"/>
        <w:left w:val="none" w:sz="0" w:space="0" w:color="auto"/>
        <w:bottom w:val="none" w:sz="0" w:space="0" w:color="auto"/>
        <w:right w:val="none" w:sz="0" w:space="0" w:color="auto"/>
      </w:divBdr>
    </w:div>
    <w:div w:id="759371227">
      <w:bodyDiv w:val="1"/>
      <w:marLeft w:val="0"/>
      <w:marRight w:val="0"/>
      <w:marTop w:val="0"/>
      <w:marBottom w:val="0"/>
      <w:divBdr>
        <w:top w:val="none" w:sz="0" w:space="0" w:color="auto"/>
        <w:left w:val="none" w:sz="0" w:space="0" w:color="auto"/>
        <w:bottom w:val="none" w:sz="0" w:space="0" w:color="auto"/>
        <w:right w:val="none" w:sz="0" w:space="0" w:color="auto"/>
      </w:divBdr>
    </w:div>
    <w:div w:id="1007755936">
      <w:bodyDiv w:val="1"/>
      <w:marLeft w:val="0"/>
      <w:marRight w:val="0"/>
      <w:marTop w:val="0"/>
      <w:marBottom w:val="0"/>
      <w:divBdr>
        <w:top w:val="none" w:sz="0" w:space="0" w:color="auto"/>
        <w:left w:val="none" w:sz="0" w:space="0" w:color="auto"/>
        <w:bottom w:val="none" w:sz="0" w:space="0" w:color="auto"/>
        <w:right w:val="none" w:sz="0" w:space="0" w:color="auto"/>
      </w:divBdr>
    </w:div>
    <w:div w:id="1060131286">
      <w:bodyDiv w:val="1"/>
      <w:marLeft w:val="0"/>
      <w:marRight w:val="0"/>
      <w:marTop w:val="0"/>
      <w:marBottom w:val="0"/>
      <w:divBdr>
        <w:top w:val="none" w:sz="0" w:space="0" w:color="auto"/>
        <w:left w:val="none" w:sz="0" w:space="0" w:color="auto"/>
        <w:bottom w:val="none" w:sz="0" w:space="0" w:color="auto"/>
        <w:right w:val="none" w:sz="0" w:space="0" w:color="auto"/>
      </w:divBdr>
    </w:div>
    <w:div w:id="1656110724">
      <w:bodyDiv w:val="1"/>
      <w:marLeft w:val="0"/>
      <w:marRight w:val="0"/>
      <w:marTop w:val="0"/>
      <w:marBottom w:val="0"/>
      <w:divBdr>
        <w:top w:val="none" w:sz="0" w:space="0" w:color="auto"/>
        <w:left w:val="none" w:sz="0" w:space="0" w:color="auto"/>
        <w:bottom w:val="none" w:sz="0" w:space="0" w:color="auto"/>
        <w:right w:val="none" w:sz="0" w:space="0" w:color="auto"/>
      </w:divBdr>
    </w:div>
    <w:div w:id="1885676452">
      <w:bodyDiv w:val="1"/>
      <w:marLeft w:val="0"/>
      <w:marRight w:val="0"/>
      <w:marTop w:val="0"/>
      <w:marBottom w:val="0"/>
      <w:divBdr>
        <w:top w:val="none" w:sz="0" w:space="0" w:color="auto"/>
        <w:left w:val="none" w:sz="0" w:space="0" w:color="auto"/>
        <w:bottom w:val="none" w:sz="0" w:space="0" w:color="auto"/>
        <w:right w:val="none" w:sz="0" w:space="0" w:color="auto"/>
      </w:divBdr>
    </w:div>
    <w:div w:id="194742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sz="1400" b="0" i="0" u="none" strike="noStrike" baseline="0">
                <a:solidFill>
                  <a:schemeClr val="tx1"/>
                </a:solidFill>
                <a:effectLst/>
                <a:latin typeface="Times New Roman" panose="02020603050405020304" pitchFamily="18" charset="0"/>
                <a:cs typeface="Times New Roman" panose="02020603050405020304" pitchFamily="18" charset="0"/>
              </a:rPr>
              <a:t>Buxoroga yillik sayyohlar oqimining soni</a:t>
            </a:r>
            <a:endParaRPr lang="ru-RU" b="0">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Лист1!$B$1</c:f>
              <c:strCache>
                <c:ptCount val="1"/>
                <c:pt idx="0">
                  <c:v>turislar soni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2"/>
                </a:solidFill>
                <a:prstDash val="sysDot"/>
              </a:ln>
              <a:effectLst/>
            </c:spPr>
            <c:trendlineType val="linear"/>
            <c:dispRSqr val="0"/>
            <c:dispEq val="0"/>
          </c:trendline>
          <c:cat>
            <c:strRef>
              <c:f>Лист1!$A$2:$A$10</c:f>
              <c:strCache>
                <c:ptCount val="9"/>
                <c:pt idx="0">
                  <c:v>Indoneziya</c:v>
                </c:pt>
                <c:pt idx="1">
                  <c:v>Malayziya</c:v>
                </c:pt>
                <c:pt idx="2">
                  <c:v>Singapur</c:v>
                </c:pt>
                <c:pt idx="3">
                  <c:v>Turkiya</c:v>
                </c:pt>
                <c:pt idx="4">
                  <c:v>MDH</c:v>
                </c:pt>
                <c:pt idx="5">
                  <c:v>Eron</c:v>
                </c:pt>
                <c:pt idx="6">
                  <c:v>Bangladesh</c:v>
                </c:pt>
                <c:pt idx="7">
                  <c:v>Hindiston</c:v>
                </c:pt>
                <c:pt idx="8">
                  <c:v>Rossiya</c:v>
                </c:pt>
              </c:strCache>
            </c:strRef>
          </c:cat>
          <c:val>
            <c:numRef>
              <c:f>Лист1!$B$2:$B$10</c:f>
              <c:numCache>
                <c:formatCode>General</c:formatCode>
                <c:ptCount val="9"/>
                <c:pt idx="0">
                  <c:v>20</c:v>
                </c:pt>
                <c:pt idx="1">
                  <c:v>7</c:v>
                </c:pt>
                <c:pt idx="2">
                  <c:v>1.2</c:v>
                </c:pt>
                <c:pt idx="3">
                  <c:v>10</c:v>
                </c:pt>
                <c:pt idx="4">
                  <c:v>5</c:v>
                </c:pt>
                <c:pt idx="5">
                  <c:v>5</c:v>
                </c:pt>
                <c:pt idx="6">
                  <c:v>8</c:v>
                </c:pt>
                <c:pt idx="7">
                  <c:v>2</c:v>
                </c:pt>
                <c:pt idx="8">
                  <c:v>4</c:v>
                </c:pt>
              </c:numCache>
            </c:numRef>
          </c:val>
          <c:extLst>
            <c:ext xmlns:c16="http://schemas.microsoft.com/office/drawing/2014/chart" uri="{C3380CC4-5D6E-409C-BE32-E72D297353CC}">
              <c16:uniqueId val="{00000000-C013-4667-B15D-60AB01F251D1}"/>
            </c:ext>
          </c:extLst>
        </c:ser>
        <c:ser>
          <c:idx val="1"/>
          <c:order val="1"/>
          <c:tx>
            <c:strRef>
              <c:f>Лист1!$C$1</c:f>
              <c:strCache>
                <c:ptCount val="1"/>
                <c:pt idx="0">
                  <c:v>Столбец2</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Лист1!$A$2:$A$10</c:f>
              <c:strCache>
                <c:ptCount val="9"/>
                <c:pt idx="0">
                  <c:v>Indoneziya</c:v>
                </c:pt>
                <c:pt idx="1">
                  <c:v>Malayziya</c:v>
                </c:pt>
                <c:pt idx="2">
                  <c:v>Singapur</c:v>
                </c:pt>
                <c:pt idx="3">
                  <c:v>Turkiya</c:v>
                </c:pt>
                <c:pt idx="4">
                  <c:v>MDH</c:v>
                </c:pt>
                <c:pt idx="5">
                  <c:v>Eron</c:v>
                </c:pt>
                <c:pt idx="6">
                  <c:v>Bangladesh</c:v>
                </c:pt>
                <c:pt idx="7">
                  <c:v>Hindiston</c:v>
                </c:pt>
                <c:pt idx="8">
                  <c:v>Rossiya</c:v>
                </c:pt>
              </c:strCache>
            </c:strRef>
          </c:cat>
          <c:val>
            <c:numRef>
              <c:f>Лист1!$C$2:$C$10</c:f>
              <c:numCache>
                <c:formatCode>General</c:formatCode>
                <c:ptCount val="9"/>
              </c:numCache>
            </c:numRef>
          </c:val>
          <c:extLst>
            <c:ext xmlns:c16="http://schemas.microsoft.com/office/drawing/2014/chart" uri="{C3380CC4-5D6E-409C-BE32-E72D297353CC}">
              <c16:uniqueId val="{00000001-C013-4667-B15D-60AB01F251D1}"/>
            </c:ext>
          </c:extLst>
        </c:ser>
        <c:ser>
          <c:idx val="2"/>
          <c:order val="2"/>
          <c:tx>
            <c:strRef>
              <c:f>Лист1!$D$1</c:f>
              <c:strCache>
                <c:ptCount val="1"/>
                <c:pt idx="0">
                  <c:v>Столбец1</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Лист1!$A$2:$A$10</c:f>
              <c:strCache>
                <c:ptCount val="9"/>
                <c:pt idx="0">
                  <c:v>Indoneziya</c:v>
                </c:pt>
                <c:pt idx="1">
                  <c:v>Malayziya</c:v>
                </c:pt>
                <c:pt idx="2">
                  <c:v>Singapur</c:v>
                </c:pt>
                <c:pt idx="3">
                  <c:v>Turkiya</c:v>
                </c:pt>
                <c:pt idx="4">
                  <c:v>MDH</c:v>
                </c:pt>
                <c:pt idx="5">
                  <c:v>Eron</c:v>
                </c:pt>
                <c:pt idx="6">
                  <c:v>Bangladesh</c:v>
                </c:pt>
                <c:pt idx="7">
                  <c:v>Hindiston</c:v>
                </c:pt>
                <c:pt idx="8">
                  <c:v>Rossiya</c:v>
                </c:pt>
              </c:strCache>
            </c:strRef>
          </c:cat>
          <c:val>
            <c:numRef>
              <c:f>Лист1!$D$2:$D$10</c:f>
              <c:numCache>
                <c:formatCode>General</c:formatCode>
                <c:ptCount val="9"/>
              </c:numCache>
            </c:numRef>
          </c:val>
          <c:extLst>
            <c:ext xmlns:c16="http://schemas.microsoft.com/office/drawing/2014/chart" uri="{C3380CC4-5D6E-409C-BE32-E72D297353CC}">
              <c16:uniqueId val="{00000002-C013-4667-B15D-60AB01F251D1}"/>
            </c:ext>
          </c:extLst>
        </c:ser>
        <c:dLbls>
          <c:dLblPos val="outEnd"/>
          <c:showLegendKey val="0"/>
          <c:showVal val="1"/>
          <c:showCatName val="0"/>
          <c:showSerName val="0"/>
          <c:showPercent val="0"/>
          <c:showBubbleSize val="0"/>
        </c:dLbls>
        <c:gapWidth val="219"/>
        <c:overlap val="-27"/>
        <c:axId val="-1748678656"/>
        <c:axId val="-1748675392"/>
      </c:barChart>
      <c:catAx>
        <c:axId val="-1748678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8675392"/>
        <c:crosses val="autoZero"/>
        <c:auto val="1"/>
        <c:lblAlgn val="ctr"/>
        <c:lblOffset val="100"/>
        <c:noMultiLvlLbl val="0"/>
      </c:catAx>
      <c:valAx>
        <c:axId val="-1748675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8678656"/>
        <c:crosses val="autoZero"/>
        <c:crossBetween val="between"/>
      </c:valAx>
      <c:spPr>
        <a:solidFill>
          <a:schemeClr val="accent1">
            <a:lumMod val="60000"/>
            <a:lumOff val="40000"/>
          </a:schemeClr>
        </a:solidFill>
        <a:ln w="12700" cap="flat" cmpd="sng" algn="ctr">
          <a:solidFill>
            <a:schemeClr val="accent5"/>
          </a:solidFill>
          <a:prstDash val="solid"/>
          <a:miter lim="800000"/>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D32D6-54B7-4C67-9AAD-7D62E8697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62</Pages>
  <Words>16626</Words>
  <Characters>94769</Characters>
  <Application>Microsoft Office Word</Application>
  <DocSecurity>0</DocSecurity>
  <Lines>789</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Dilshod</dc:creator>
  <cp:keywords/>
  <dc:description/>
  <cp:lastModifiedBy>Dilshod</cp:lastModifiedBy>
  <cp:revision>17</cp:revision>
  <dcterms:created xsi:type="dcterms:W3CDTF">2026-06-08T02:06:00Z</dcterms:created>
  <dcterms:modified xsi:type="dcterms:W3CDTF">2026-06-08T02:14:00Z</dcterms:modified>
</cp:coreProperties>
</file>